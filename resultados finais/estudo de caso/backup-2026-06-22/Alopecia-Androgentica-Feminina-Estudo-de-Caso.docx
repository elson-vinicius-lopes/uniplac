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A4F3B" w14:textId="1E67F119" w:rsidR="00933C01" w:rsidRPr="008B3117" w:rsidRDefault="008B3117" w:rsidP="008B3117">
      <w:pPr>
        <w:spacing w:line="360" w:lineRule="auto"/>
        <w:jc w:val="center"/>
        <w:rPr>
          <w:rFonts w:ascii="Arial" w:hAnsi="Arial" w:cs="Arial"/>
          <w:sz w:val="24"/>
          <w:szCs w:val="24"/>
        </w:rPr>
      </w:pPr>
      <w:r w:rsidRPr="008B3117">
        <w:rPr>
          <w:rFonts w:ascii="Arial" w:hAnsi="Arial" w:cs="Arial"/>
          <w:sz w:val="24"/>
          <w:szCs w:val="24"/>
        </w:rPr>
        <w:t>UNIVERSIDADE DO PLANALTO CATARINENSE</w:t>
      </w:r>
    </w:p>
    <w:p w14:paraId="23FC5777" w14:textId="77777777" w:rsidR="00933C01" w:rsidRPr="008B3117" w:rsidRDefault="00933C01" w:rsidP="008B3117">
      <w:pPr>
        <w:spacing w:line="360" w:lineRule="auto"/>
        <w:jc w:val="both"/>
        <w:rPr>
          <w:rFonts w:ascii="Arial" w:hAnsi="Arial" w:cs="Arial"/>
          <w:sz w:val="24"/>
          <w:szCs w:val="24"/>
        </w:rPr>
      </w:pPr>
    </w:p>
    <w:p w14:paraId="75A21337" w14:textId="77777777" w:rsidR="00933C01" w:rsidRPr="008B3117" w:rsidRDefault="00933C01" w:rsidP="008B3117">
      <w:pPr>
        <w:spacing w:line="360" w:lineRule="auto"/>
        <w:jc w:val="both"/>
        <w:rPr>
          <w:rFonts w:ascii="Arial" w:hAnsi="Arial" w:cs="Arial"/>
          <w:sz w:val="24"/>
          <w:szCs w:val="24"/>
        </w:rPr>
      </w:pPr>
    </w:p>
    <w:p w14:paraId="46A9B777" w14:textId="77777777" w:rsidR="00933C01" w:rsidRPr="008B3117" w:rsidRDefault="00933C01" w:rsidP="008B3117">
      <w:pPr>
        <w:spacing w:line="360" w:lineRule="auto"/>
        <w:jc w:val="both"/>
        <w:rPr>
          <w:rFonts w:ascii="Arial" w:hAnsi="Arial" w:cs="Arial"/>
          <w:sz w:val="24"/>
          <w:szCs w:val="24"/>
        </w:rPr>
      </w:pPr>
    </w:p>
    <w:p w14:paraId="24857252" w14:textId="77777777" w:rsidR="00933C01" w:rsidRPr="008B3117" w:rsidRDefault="00933C01" w:rsidP="008B3117">
      <w:pPr>
        <w:spacing w:line="360" w:lineRule="auto"/>
        <w:jc w:val="both"/>
        <w:rPr>
          <w:rFonts w:ascii="Arial" w:hAnsi="Arial" w:cs="Arial"/>
          <w:sz w:val="24"/>
          <w:szCs w:val="24"/>
        </w:rPr>
      </w:pPr>
    </w:p>
    <w:p w14:paraId="6A447AE1" w14:textId="77777777" w:rsidR="00933C01" w:rsidRPr="008B3117" w:rsidRDefault="00933C01" w:rsidP="008B3117">
      <w:pPr>
        <w:spacing w:line="360" w:lineRule="auto"/>
        <w:jc w:val="both"/>
        <w:rPr>
          <w:rFonts w:ascii="Arial" w:hAnsi="Arial" w:cs="Arial"/>
          <w:sz w:val="24"/>
          <w:szCs w:val="24"/>
        </w:rPr>
      </w:pPr>
    </w:p>
    <w:p w14:paraId="602AFBA1" w14:textId="77777777" w:rsidR="00933C01" w:rsidRDefault="00933C01" w:rsidP="008B3117">
      <w:pPr>
        <w:spacing w:line="360" w:lineRule="auto"/>
        <w:jc w:val="both"/>
        <w:rPr>
          <w:rFonts w:ascii="Arial" w:hAnsi="Arial" w:cs="Arial"/>
          <w:sz w:val="24"/>
          <w:szCs w:val="24"/>
        </w:rPr>
      </w:pPr>
    </w:p>
    <w:p w14:paraId="32CE95E5" w14:textId="77777777" w:rsidR="00627F0E" w:rsidRPr="008B3117" w:rsidRDefault="00627F0E" w:rsidP="008B3117">
      <w:pPr>
        <w:spacing w:line="360" w:lineRule="auto"/>
        <w:jc w:val="both"/>
        <w:rPr>
          <w:rFonts w:ascii="Arial" w:hAnsi="Arial" w:cs="Arial"/>
          <w:sz w:val="24"/>
          <w:szCs w:val="24"/>
        </w:rPr>
      </w:pPr>
    </w:p>
    <w:p w14:paraId="0E3A243F" w14:textId="77777777" w:rsidR="00627F0E" w:rsidRPr="00627F0E" w:rsidRDefault="00627F0E" w:rsidP="00627F0E">
      <w:pPr>
        <w:spacing w:line="360" w:lineRule="auto"/>
        <w:jc w:val="center"/>
        <w:rPr>
          <w:rFonts w:ascii="Arial" w:hAnsi="Arial" w:cs="Arial"/>
          <w:sz w:val="24"/>
          <w:szCs w:val="24"/>
        </w:rPr>
      </w:pPr>
      <w:r w:rsidRPr="00627F0E">
        <w:rPr>
          <w:rFonts w:ascii="Arial" w:hAnsi="Arial" w:cs="Arial"/>
          <w:sz w:val="24"/>
          <w:szCs w:val="24"/>
        </w:rPr>
        <w:t>PAOLA BORTOLI PINHEIRO LOPES</w:t>
      </w:r>
    </w:p>
    <w:p w14:paraId="6C042CEC" w14:textId="77777777" w:rsidR="00933C01" w:rsidRDefault="00933C01" w:rsidP="008B3117">
      <w:pPr>
        <w:spacing w:line="360" w:lineRule="auto"/>
        <w:jc w:val="both"/>
        <w:rPr>
          <w:rFonts w:ascii="Arial" w:hAnsi="Arial" w:cs="Arial"/>
          <w:sz w:val="24"/>
          <w:szCs w:val="24"/>
        </w:rPr>
      </w:pPr>
    </w:p>
    <w:p w14:paraId="0B99252E" w14:textId="77777777" w:rsidR="00627F0E" w:rsidRDefault="00627F0E" w:rsidP="008B3117">
      <w:pPr>
        <w:spacing w:line="360" w:lineRule="auto"/>
        <w:jc w:val="both"/>
        <w:rPr>
          <w:rFonts w:ascii="Arial" w:hAnsi="Arial" w:cs="Arial"/>
          <w:sz w:val="24"/>
          <w:szCs w:val="24"/>
        </w:rPr>
      </w:pPr>
    </w:p>
    <w:p w14:paraId="228D4E60" w14:textId="77777777" w:rsidR="00627F0E" w:rsidRDefault="00627F0E" w:rsidP="008B3117">
      <w:pPr>
        <w:spacing w:line="360" w:lineRule="auto"/>
        <w:jc w:val="both"/>
        <w:rPr>
          <w:rFonts w:ascii="Arial" w:hAnsi="Arial" w:cs="Arial"/>
          <w:sz w:val="24"/>
          <w:szCs w:val="24"/>
        </w:rPr>
      </w:pPr>
    </w:p>
    <w:p w14:paraId="7C8CE2C2" w14:textId="77777777" w:rsidR="006F31A6" w:rsidRPr="006F31A6" w:rsidRDefault="006F31A6" w:rsidP="006F31A6">
      <w:pPr>
        <w:spacing w:line="360" w:lineRule="auto"/>
        <w:jc w:val="both"/>
        <w:rPr>
          <w:rFonts w:ascii="Arial" w:hAnsi="Arial" w:cs="Arial"/>
          <w:sz w:val="24"/>
          <w:szCs w:val="24"/>
        </w:rPr>
      </w:pPr>
      <w:r w:rsidRPr="006F31A6">
        <w:rPr>
          <w:rFonts w:ascii="Arial" w:hAnsi="Arial" w:cs="Arial"/>
          <w:sz w:val="24"/>
          <w:szCs w:val="24"/>
        </w:rPr>
        <w:t xml:space="preserve">ALOPECIA ANDROGENÉTICA FEMININA E INFECÇÃO POR </w:t>
      </w:r>
      <w:proofErr w:type="spellStart"/>
      <w:r w:rsidRPr="006F31A6">
        <w:rPr>
          <w:rFonts w:ascii="Arial" w:hAnsi="Arial" w:cs="Arial"/>
          <w:i/>
          <w:iCs/>
          <w:sz w:val="24"/>
          <w:szCs w:val="24"/>
        </w:rPr>
        <w:t>Helicobacter</w:t>
      </w:r>
      <w:proofErr w:type="spellEnd"/>
      <w:r w:rsidRPr="006F31A6">
        <w:rPr>
          <w:rFonts w:ascii="Arial" w:hAnsi="Arial" w:cs="Arial"/>
          <w:i/>
          <w:iCs/>
          <w:sz w:val="24"/>
          <w:szCs w:val="24"/>
        </w:rPr>
        <w:t xml:space="preserve"> </w:t>
      </w:r>
      <w:proofErr w:type="spellStart"/>
      <w:r w:rsidRPr="006F31A6">
        <w:rPr>
          <w:rFonts w:ascii="Arial" w:hAnsi="Arial" w:cs="Arial"/>
          <w:i/>
          <w:iCs/>
          <w:sz w:val="24"/>
          <w:szCs w:val="24"/>
        </w:rPr>
        <w:t>pylori</w:t>
      </w:r>
      <w:proofErr w:type="spellEnd"/>
      <w:r w:rsidRPr="006F31A6">
        <w:rPr>
          <w:rFonts w:ascii="Arial" w:hAnsi="Arial" w:cs="Arial"/>
          <w:sz w:val="24"/>
          <w:szCs w:val="24"/>
        </w:rPr>
        <w:t>: LIMITES DA ATUAÇÃO ESTÉTICA E A NECESSIDADE DO CUIDADO INTEGRATIVO — UM ESTUDO DE CASO</w:t>
      </w:r>
      <w:r w:rsidRPr="006F31A6">
        <w:rPr>
          <w:rFonts w:ascii="Arial" w:hAnsi="Arial" w:cs="Arial"/>
          <w:i/>
          <w:iCs/>
          <w:sz w:val="24"/>
          <w:szCs w:val="24"/>
        </w:rPr>
        <w:t> </w:t>
      </w:r>
    </w:p>
    <w:p w14:paraId="39B67BC4" w14:textId="77777777" w:rsidR="00933C01" w:rsidRPr="008B3117" w:rsidRDefault="00933C01" w:rsidP="008B3117">
      <w:pPr>
        <w:spacing w:line="360" w:lineRule="auto"/>
        <w:jc w:val="both"/>
        <w:rPr>
          <w:rFonts w:ascii="Arial" w:hAnsi="Arial" w:cs="Arial"/>
          <w:i/>
          <w:iCs/>
          <w:sz w:val="24"/>
          <w:szCs w:val="24"/>
        </w:rPr>
      </w:pPr>
    </w:p>
    <w:p w14:paraId="28B6D383" w14:textId="77777777" w:rsidR="00933C01" w:rsidRPr="008B3117" w:rsidRDefault="00933C01" w:rsidP="008B3117">
      <w:pPr>
        <w:spacing w:line="360" w:lineRule="auto"/>
        <w:jc w:val="both"/>
        <w:rPr>
          <w:rFonts w:ascii="Arial" w:hAnsi="Arial" w:cs="Arial"/>
          <w:i/>
          <w:iCs/>
          <w:sz w:val="24"/>
          <w:szCs w:val="24"/>
        </w:rPr>
      </w:pPr>
    </w:p>
    <w:p w14:paraId="1F3A2A0B" w14:textId="77777777" w:rsidR="00627F0E" w:rsidRPr="008B3117" w:rsidRDefault="00627F0E" w:rsidP="008B3117">
      <w:pPr>
        <w:spacing w:line="360" w:lineRule="auto"/>
        <w:jc w:val="both"/>
        <w:rPr>
          <w:rFonts w:ascii="Arial" w:hAnsi="Arial" w:cs="Arial"/>
          <w:i/>
          <w:iCs/>
          <w:sz w:val="24"/>
          <w:szCs w:val="24"/>
        </w:rPr>
      </w:pPr>
    </w:p>
    <w:p w14:paraId="6BBDA992" w14:textId="77777777" w:rsidR="00933C01" w:rsidRPr="00627F0E" w:rsidRDefault="00933C01" w:rsidP="008B3117">
      <w:pPr>
        <w:spacing w:line="360" w:lineRule="auto"/>
        <w:jc w:val="both"/>
        <w:rPr>
          <w:rFonts w:ascii="Arial" w:hAnsi="Arial" w:cs="Arial"/>
          <w:sz w:val="24"/>
          <w:szCs w:val="24"/>
        </w:rPr>
      </w:pPr>
    </w:p>
    <w:p w14:paraId="661F3ED2" w14:textId="77777777" w:rsidR="00933C01" w:rsidRPr="00627F0E" w:rsidRDefault="00933C01" w:rsidP="008B3117">
      <w:pPr>
        <w:spacing w:line="360" w:lineRule="auto"/>
        <w:jc w:val="both"/>
        <w:rPr>
          <w:rFonts w:ascii="Arial" w:hAnsi="Arial" w:cs="Arial"/>
          <w:sz w:val="24"/>
          <w:szCs w:val="24"/>
        </w:rPr>
      </w:pPr>
    </w:p>
    <w:p w14:paraId="14458661" w14:textId="77777777" w:rsidR="00933C01" w:rsidRPr="00627F0E" w:rsidRDefault="00933C01" w:rsidP="008B3117">
      <w:pPr>
        <w:spacing w:line="360" w:lineRule="auto"/>
        <w:jc w:val="both"/>
        <w:rPr>
          <w:rFonts w:ascii="Arial" w:hAnsi="Arial" w:cs="Arial"/>
          <w:sz w:val="24"/>
          <w:szCs w:val="24"/>
        </w:rPr>
      </w:pPr>
    </w:p>
    <w:p w14:paraId="4A4106BD" w14:textId="77777777" w:rsidR="00933C01" w:rsidRPr="00627F0E" w:rsidRDefault="00933C01" w:rsidP="008B3117">
      <w:pPr>
        <w:spacing w:line="360" w:lineRule="auto"/>
        <w:jc w:val="both"/>
        <w:rPr>
          <w:rFonts w:ascii="Arial" w:hAnsi="Arial" w:cs="Arial"/>
          <w:sz w:val="24"/>
          <w:szCs w:val="24"/>
        </w:rPr>
      </w:pPr>
    </w:p>
    <w:p w14:paraId="3BAC4FC9" w14:textId="77777777" w:rsidR="00933C01" w:rsidRPr="00627F0E" w:rsidRDefault="00933C01" w:rsidP="008B3117">
      <w:pPr>
        <w:spacing w:line="360" w:lineRule="auto"/>
        <w:jc w:val="both"/>
        <w:rPr>
          <w:rFonts w:ascii="Arial" w:hAnsi="Arial" w:cs="Arial"/>
          <w:sz w:val="24"/>
          <w:szCs w:val="24"/>
        </w:rPr>
      </w:pPr>
    </w:p>
    <w:p w14:paraId="0C9B636F" w14:textId="77777777" w:rsidR="00933C01" w:rsidRPr="00D87403" w:rsidRDefault="00933C01" w:rsidP="00D87403">
      <w:pPr>
        <w:tabs>
          <w:tab w:val="center" w:pos="4252"/>
          <w:tab w:val="left" w:pos="5882"/>
        </w:tabs>
        <w:spacing w:line="360" w:lineRule="auto"/>
        <w:ind w:left="4253"/>
        <w:jc w:val="both"/>
        <w:rPr>
          <w:rFonts w:ascii="Arial" w:hAnsi="Arial" w:cs="Arial"/>
        </w:rPr>
      </w:pPr>
    </w:p>
    <w:p w14:paraId="40425DE2" w14:textId="77777777" w:rsidR="00933C01" w:rsidRPr="008B3117" w:rsidRDefault="00933C01" w:rsidP="008B3117">
      <w:pPr>
        <w:tabs>
          <w:tab w:val="center" w:pos="4252"/>
          <w:tab w:val="left" w:pos="5882"/>
        </w:tabs>
        <w:spacing w:line="360" w:lineRule="auto"/>
        <w:jc w:val="both"/>
        <w:rPr>
          <w:rFonts w:ascii="Arial" w:hAnsi="Arial" w:cs="Arial"/>
          <w:sz w:val="24"/>
          <w:szCs w:val="24"/>
        </w:rPr>
      </w:pPr>
    </w:p>
    <w:p w14:paraId="4D1888A8" w14:textId="77777777" w:rsidR="00933C01" w:rsidRPr="008B3117" w:rsidRDefault="00933C01" w:rsidP="008B3117">
      <w:pPr>
        <w:tabs>
          <w:tab w:val="center" w:pos="4252"/>
          <w:tab w:val="left" w:pos="5882"/>
        </w:tabs>
        <w:spacing w:line="360" w:lineRule="auto"/>
        <w:jc w:val="both"/>
        <w:rPr>
          <w:rFonts w:ascii="Arial" w:hAnsi="Arial" w:cs="Arial"/>
          <w:sz w:val="24"/>
          <w:szCs w:val="24"/>
        </w:rPr>
      </w:pPr>
    </w:p>
    <w:p w14:paraId="413F81E7" w14:textId="77777777" w:rsidR="00933C01" w:rsidRPr="008B3117" w:rsidRDefault="00933C01" w:rsidP="008B3117">
      <w:pPr>
        <w:tabs>
          <w:tab w:val="center" w:pos="4252"/>
          <w:tab w:val="left" w:pos="5882"/>
        </w:tabs>
        <w:spacing w:line="360" w:lineRule="auto"/>
        <w:jc w:val="both"/>
        <w:rPr>
          <w:rFonts w:ascii="Arial" w:hAnsi="Arial" w:cs="Arial"/>
          <w:sz w:val="24"/>
          <w:szCs w:val="24"/>
        </w:rPr>
      </w:pPr>
    </w:p>
    <w:p w14:paraId="3C6751D6" w14:textId="77777777" w:rsidR="00933C01" w:rsidRPr="008B3117" w:rsidRDefault="00933C01" w:rsidP="00D87403">
      <w:pPr>
        <w:tabs>
          <w:tab w:val="center" w:pos="4252"/>
          <w:tab w:val="left" w:pos="5882"/>
        </w:tabs>
        <w:spacing w:line="360" w:lineRule="auto"/>
        <w:jc w:val="center"/>
        <w:rPr>
          <w:rFonts w:ascii="Arial" w:hAnsi="Arial" w:cs="Arial"/>
          <w:sz w:val="24"/>
          <w:szCs w:val="24"/>
        </w:rPr>
      </w:pPr>
      <w:r w:rsidRPr="008B3117">
        <w:rPr>
          <w:rFonts w:ascii="Arial" w:hAnsi="Arial" w:cs="Arial"/>
          <w:sz w:val="24"/>
          <w:szCs w:val="24"/>
        </w:rPr>
        <w:t>LAGES</w:t>
      </w:r>
    </w:p>
    <w:p w14:paraId="62BB4D31" w14:textId="77777777" w:rsidR="00933C01" w:rsidRPr="008B3117" w:rsidRDefault="00933C01" w:rsidP="00D87403">
      <w:pPr>
        <w:tabs>
          <w:tab w:val="center" w:pos="4252"/>
          <w:tab w:val="left" w:pos="5882"/>
        </w:tabs>
        <w:spacing w:line="360" w:lineRule="auto"/>
        <w:jc w:val="center"/>
        <w:rPr>
          <w:rFonts w:ascii="Arial" w:hAnsi="Arial" w:cs="Arial"/>
          <w:sz w:val="24"/>
          <w:szCs w:val="24"/>
        </w:rPr>
      </w:pPr>
      <w:r w:rsidRPr="008B3117">
        <w:rPr>
          <w:rFonts w:ascii="Arial" w:hAnsi="Arial" w:cs="Arial"/>
          <w:sz w:val="24"/>
          <w:szCs w:val="24"/>
        </w:rPr>
        <w:t>2026</w:t>
      </w:r>
    </w:p>
    <w:p w14:paraId="715A9E47" w14:textId="77777777" w:rsidR="00627F0E" w:rsidRPr="008B3117" w:rsidRDefault="00627F0E" w:rsidP="00627F0E">
      <w:pPr>
        <w:spacing w:line="360" w:lineRule="auto"/>
        <w:jc w:val="center"/>
        <w:rPr>
          <w:rFonts w:ascii="Arial" w:hAnsi="Arial" w:cs="Arial"/>
          <w:sz w:val="24"/>
          <w:szCs w:val="24"/>
        </w:rPr>
      </w:pPr>
      <w:r w:rsidRPr="008B3117">
        <w:rPr>
          <w:rFonts w:ascii="Arial" w:hAnsi="Arial" w:cs="Arial"/>
          <w:sz w:val="24"/>
          <w:szCs w:val="24"/>
        </w:rPr>
        <w:t>UNIVERSIDADE DO PLANALTO CATARINENSE</w:t>
      </w:r>
    </w:p>
    <w:p w14:paraId="3C76FD7C" w14:textId="77777777" w:rsidR="00627F0E" w:rsidRPr="008B3117" w:rsidRDefault="00627F0E" w:rsidP="00627F0E">
      <w:pPr>
        <w:spacing w:line="360" w:lineRule="auto"/>
        <w:jc w:val="both"/>
        <w:rPr>
          <w:rFonts w:ascii="Arial" w:hAnsi="Arial" w:cs="Arial"/>
          <w:sz w:val="24"/>
          <w:szCs w:val="24"/>
        </w:rPr>
      </w:pPr>
    </w:p>
    <w:p w14:paraId="3BE742E8" w14:textId="77777777" w:rsidR="00627F0E" w:rsidRPr="008B3117" w:rsidRDefault="00627F0E" w:rsidP="00627F0E">
      <w:pPr>
        <w:spacing w:line="360" w:lineRule="auto"/>
        <w:jc w:val="both"/>
        <w:rPr>
          <w:rFonts w:ascii="Arial" w:hAnsi="Arial" w:cs="Arial"/>
          <w:sz w:val="24"/>
          <w:szCs w:val="24"/>
        </w:rPr>
      </w:pPr>
    </w:p>
    <w:p w14:paraId="31FE9559" w14:textId="77777777" w:rsidR="00627F0E" w:rsidRPr="008B3117" w:rsidRDefault="00627F0E" w:rsidP="00627F0E">
      <w:pPr>
        <w:spacing w:line="360" w:lineRule="auto"/>
        <w:jc w:val="both"/>
        <w:rPr>
          <w:rFonts w:ascii="Arial" w:hAnsi="Arial" w:cs="Arial"/>
          <w:sz w:val="24"/>
          <w:szCs w:val="24"/>
        </w:rPr>
      </w:pPr>
    </w:p>
    <w:p w14:paraId="0EB453B9" w14:textId="77777777" w:rsidR="00627F0E" w:rsidRPr="008B3117" w:rsidRDefault="00627F0E" w:rsidP="00627F0E">
      <w:pPr>
        <w:spacing w:line="360" w:lineRule="auto"/>
        <w:jc w:val="both"/>
        <w:rPr>
          <w:rFonts w:ascii="Arial" w:hAnsi="Arial" w:cs="Arial"/>
          <w:sz w:val="24"/>
          <w:szCs w:val="24"/>
        </w:rPr>
      </w:pPr>
    </w:p>
    <w:p w14:paraId="36FC9243" w14:textId="77777777" w:rsidR="00627F0E" w:rsidRPr="008B3117" w:rsidRDefault="00627F0E" w:rsidP="00627F0E">
      <w:pPr>
        <w:spacing w:line="360" w:lineRule="auto"/>
        <w:jc w:val="both"/>
        <w:rPr>
          <w:rFonts w:ascii="Arial" w:hAnsi="Arial" w:cs="Arial"/>
          <w:sz w:val="24"/>
          <w:szCs w:val="24"/>
        </w:rPr>
      </w:pPr>
    </w:p>
    <w:p w14:paraId="1283D4B5" w14:textId="77777777" w:rsidR="00627F0E" w:rsidRPr="008B3117" w:rsidRDefault="00627F0E" w:rsidP="00627F0E">
      <w:pPr>
        <w:spacing w:line="360" w:lineRule="auto"/>
        <w:jc w:val="both"/>
        <w:rPr>
          <w:rFonts w:ascii="Arial" w:hAnsi="Arial" w:cs="Arial"/>
          <w:sz w:val="24"/>
          <w:szCs w:val="24"/>
        </w:rPr>
      </w:pPr>
    </w:p>
    <w:p w14:paraId="3A81782A" w14:textId="77777777" w:rsidR="006F31A6" w:rsidRPr="006F31A6" w:rsidRDefault="006F31A6" w:rsidP="006F31A6">
      <w:pPr>
        <w:spacing w:line="360" w:lineRule="auto"/>
        <w:jc w:val="both"/>
        <w:rPr>
          <w:rFonts w:ascii="Arial" w:eastAsiaTheme="minorHAnsi" w:hAnsi="Arial" w:cs="Arial"/>
          <w:kern w:val="2"/>
          <w:sz w:val="24"/>
          <w:szCs w:val="24"/>
          <w:lang w:eastAsia="en-US"/>
          <w14:ligatures w14:val="standardContextual"/>
        </w:rPr>
      </w:pPr>
      <w:r w:rsidRPr="006F31A6">
        <w:rPr>
          <w:rFonts w:ascii="Arial" w:eastAsiaTheme="minorHAnsi" w:hAnsi="Arial" w:cs="Arial"/>
          <w:kern w:val="2"/>
          <w:sz w:val="24"/>
          <w:szCs w:val="24"/>
          <w:lang w:eastAsia="en-US"/>
          <w14:ligatures w14:val="standardContextual"/>
        </w:rPr>
        <w:t xml:space="preserve">ALOPECIA ANDROGENÉTICA FEMININA E INFECÇÃO POR </w:t>
      </w:r>
      <w:proofErr w:type="spellStart"/>
      <w:r w:rsidRPr="006F31A6">
        <w:rPr>
          <w:rFonts w:ascii="Arial" w:eastAsiaTheme="minorHAnsi" w:hAnsi="Arial" w:cs="Arial"/>
          <w:i/>
          <w:iCs/>
          <w:kern w:val="2"/>
          <w:sz w:val="24"/>
          <w:szCs w:val="24"/>
          <w:lang w:eastAsia="en-US"/>
          <w14:ligatures w14:val="standardContextual"/>
        </w:rPr>
        <w:t>Helicobacter</w:t>
      </w:r>
      <w:proofErr w:type="spellEnd"/>
      <w:r w:rsidRPr="006F31A6">
        <w:rPr>
          <w:rFonts w:ascii="Arial" w:eastAsiaTheme="minorHAnsi" w:hAnsi="Arial" w:cs="Arial"/>
          <w:i/>
          <w:iCs/>
          <w:kern w:val="2"/>
          <w:sz w:val="24"/>
          <w:szCs w:val="24"/>
          <w:lang w:eastAsia="en-US"/>
          <w14:ligatures w14:val="standardContextual"/>
        </w:rPr>
        <w:t xml:space="preserve"> </w:t>
      </w:r>
      <w:proofErr w:type="spellStart"/>
      <w:r w:rsidRPr="006F31A6">
        <w:rPr>
          <w:rFonts w:ascii="Arial" w:eastAsiaTheme="minorHAnsi" w:hAnsi="Arial" w:cs="Arial"/>
          <w:i/>
          <w:iCs/>
          <w:kern w:val="2"/>
          <w:sz w:val="24"/>
          <w:szCs w:val="24"/>
          <w:lang w:eastAsia="en-US"/>
          <w14:ligatures w14:val="standardContextual"/>
        </w:rPr>
        <w:t>pylori</w:t>
      </w:r>
      <w:proofErr w:type="spellEnd"/>
      <w:r w:rsidRPr="006F31A6">
        <w:rPr>
          <w:rFonts w:ascii="Arial" w:eastAsiaTheme="minorHAnsi" w:hAnsi="Arial" w:cs="Arial"/>
          <w:kern w:val="2"/>
          <w:sz w:val="24"/>
          <w:szCs w:val="24"/>
          <w:lang w:eastAsia="en-US"/>
          <w14:ligatures w14:val="standardContextual"/>
        </w:rPr>
        <w:t>: LIMITES DA ATUAÇÃO ESTÉTICA E A NECESSIDADE DO CUIDADO INTEGRATIVO — UM ESTUDO DE CASO</w:t>
      </w:r>
      <w:r w:rsidRPr="006F31A6">
        <w:rPr>
          <w:rFonts w:ascii="Arial" w:eastAsiaTheme="minorHAnsi" w:hAnsi="Arial" w:cs="Arial"/>
          <w:i/>
          <w:iCs/>
          <w:kern w:val="2"/>
          <w:sz w:val="24"/>
          <w:szCs w:val="24"/>
          <w:lang w:eastAsia="en-US"/>
          <w14:ligatures w14:val="standardContextual"/>
        </w:rPr>
        <w:t> </w:t>
      </w:r>
    </w:p>
    <w:p w14:paraId="4DDC6166" w14:textId="77777777" w:rsidR="00627F0E" w:rsidRPr="008B3117" w:rsidRDefault="00627F0E" w:rsidP="00627F0E">
      <w:pPr>
        <w:spacing w:line="360" w:lineRule="auto"/>
        <w:jc w:val="both"/>
        <w:rPr>
          <w:rFonts w:ascii="Arial" w:hAnsi="Arial" w:cs="Arial"/>
          <w:i/>
          <w:iCs/>
          <w:sz w:val="24"/>
          <w:szCs w:val="24"/>
        </w:rPr>
      </w:pPr>
    </w:p>
    <w:p w14:paraId="1A91763A" w14:textId="77777777" w:rsidR="00627F0E" w:rsidRPr="008B3117" w:rsidRDefault="00627F0E" w:rsidP="00627F0E">
      <w:pPr>
        <w:spacing w:line="360" w:lineRule="auto"/>
        <w:jc w:val="both"/>
        <w:rPr>
          <w:rFonts w:ascii="Arial" w:hAnsi="Arial" w:cs="Arial"/>
          <w:i/>
          <w:iCs/>
          <w:sz w:val="24"/>
          <w:szCs w:val="24"/>
        </w:rPr>
      </w:pPr>
    </w:p>
    <w:p w14:paraId="59713F53" w14:textId="77777777" w:rsidR="00627F0E" w:rsidRPr="008B3117" w:rsidRDefault="00627F0E" w:rsidP="00627F0E">
      <w:pPr>
        <w:spacing w:line="360" w:lineRule="auto"/>
        <w:jc w:val="both"/>
        <w:rPr>
          <w:rFonts w:ascii="Arial" w:hAnsi="Arial" w:cs="Arial"/>
          <w:i/>
          <w:iCs/>
          <w:sz w:val="24"/>
          <w:szCs w:val="24"/>
        </w:rPr>
      </w:pPr>
    </w:p>
    <w:p w14:paraId="68972C17" w14:textId="77777777" w:rsidR="00627F0E" w:rsidRPr="008B3117" w:rsidRDefault="00627F0E" w:rsidP="00627F0E">
      <w:pPr>
        <w:spacing w:line="360" w:lineRule="auto"/>
        <w:jc w:val="both"/>
        <w:rPr>
          <w:rFonts w:ascii="Arial" w:hAnsi="Arial" w:cs="Arial"/>
          <w:i/>
          <w:iCs/>
          <w:sz w:val="24"/>
          <w:szCs w:val="24"/>
        </w:rPr>
      </w:pPr>
    </w:p>
    <w:p w14:paraId="0A835F80" w14:textId="77777777" w:rsidR="00627F0E" w:rsidRPr="00627F0E" w:rsidRDefault="00627F0E" w:rsidP="00627F0E">
      <w:pPr>
        <w:spacing w:line="360" w:lineRule="auto"/>
        <w:jc w:val="center"/>
        <w:rPr>
          <w:rFonts w:ascii="Arial" w:hAnsi="Arial" w:cs="Arial"/>
          <w:sz w:val="24"/>
          <w:szCs w:val="24"/>
        </w:rPr>
      </w:pPr>
      <w:r w:rsidRPr="00627F0E">
        <w:rPr>
          <w:rFonts w:ascii="Arial" w:hAnsi="Arial" w:cs="Arial"/>
          <w:sz w:val="24"/>
          <w:szCs w:val="24"/>
        </w:rPr>
        <w:t>PAOLA BORTOLI PINHEIRO LOPES</w:t>
      </w:r>
    </w:p>
    <w:p w14:paraId="6CF36F9D" w14:textId="77777777" w:rsidR="00627F0E" w:rsidRPr="00627F0E" w:rsidRDefault="00627F0E" w:rsidP="00627F0E">
      <w:pPr>
        <w:spacing w:line="360" w:lineRule="auto"/>
        <w:jc w:val="both"/>
        <w:rPr>
          <w:rFonts w:ascii="Arial" w:hAnsi="Arial" w:cs="Arial"/>
          <w:sz w:val="24"/>
          <w:szCs w:val="24"/>
        </w:rPr>
      </w:pPr>
    </w:p>
    <w:p w14:paraId="520DCA21" w14:textId="77777777" w:rsidR="00627F0E" w:rsidRPr="00627F0E" w:rsidRDefault="00627F0E" w:rsidP="00627F0E">
      <w:pPr>
        <w:spacing w:line="360" w:lineRule="auto"/>
        <w:jc w:val="both"/>
        <w:rPr>
          <w:rFonts w:ascii="Arial" w:hAnsi="Arial" w:cs="Arial"/>
          <w:sz w:val="24"/>
          <w:szCs w:val="24"/>
        </w:rPr>
      </w:pPr>
    </w:p>
    <w:p w14:paraId="761023A2" w14:textId="77777777" w:rsidR="00627F0E" w:rsidRPr="00627F0E" w:rsidRDefault="00627F0E" w:rsidP="00627F0E">
      <w:pPr>
        <w:spacing w:line="360" w:lineRule="auto"/>
        <w:jc w:val="both"/>
        <w:rPr>
          <w:rFonts w:ascii="Arial" w:hAnsi="Arial" w:cs="Arial"/>
          <w:sz w:val="24"/>
          <w:szCs w:val="24"/>
        </w:rPr>
      </w:pPr>
    </w:p>
    <w:p w14:paraId="64340146" w14:textId="77777777" w:rsidR="00627F0E" w:rsidRPr="00627F0E" w:rsidRDefault="00627F0E" w:rsidP="00627F0E">
      <w:pPr>
        <w:spacing w:line="360" w:lineRule="auto"/>
        <w:jc w:val="both"/>
        <w:rPr>
          <w:rFonts w:ascii="Arial" w:hAnsi="Arial" w:cs="Arial"/>
          <w:sz w:val="24"/>
          <w:szCs w:val="24"/>
        </w:rPr>
      </w:pPr>
    </w:p>
    <w:p w14:paraId="3A21CB59" w14:textId="77777777" w:rsidR="00627F0E" w:rsidRPr="00627F0E" w:rsidRDefault="00627F0E" w:rsidP="00627F0E">
      <w:pPr>
        <w:spacing w:line="360" w:lineRule="auto"/>
        <w:jc w:val="both"/>
        <w:rPr>
          <w:rFonts w:ascii="Arial" w:hAnsi="Arial" w:cs="Arial"/>
          <w:sz w:val="24"/>
          <w:szCs w:val="24"/>
        </w:rPr>
      </w:pPr>
    </w:p>
    <w:p w14:paraId="3D82E4E8" w14:textId="77777777" w:rsidR="00627F0E" w:rsidRPr="00D87403" w:rsidRDefault="00627F0E" w:rsidP="00627F0E">
      <w:pPr>
        <w:tabs>
          <w:tab w:val="center" w:pos="4252"/>
          <w:tab w:val="left" w:pos="5882"/>
        </w:tabs>
        <w:spacing w:line="360" w:lineRule="auto"/>
        <w:ind w:left="4253"/>
        <w:jc w:val="both"/>
        <w:rPr>
          <w:rFonts w:ascii="Arial" w:hAnsi="Arial" w:cs="Arial"/>
        </w:rPr>
      </w:pPr>
      <w:r w:rsidRPr="00D87403">
        <w:rPr>
          <w:rFonts w:ascii="Arial" w:hAnsi="Arial" w:cs="Arial"/>
        </w:rPr>
        <w:t xml:space="preserve">UNIPLAC – Tecnologia em </w:t>
      </w:r>
      <w:proofErr w:type="spellStart"/>
      <w:r w:rsidRPr="00D87403">
        <w:rPr>
          <w:rFonts w:ascii="Arial" w:hAnsi="Arial" w:cs="Arial"/>
        </w:rPr>
        <w:t>Estetica</w:t>
      </w:r>
      <w:proofErr w:type="spellEnd"/>
      <w:r w:rsidRPr="00D87403">
        <w:rPr>
          <w:rFonts w:ascii="Arial" w:hAnsi="Arial" w:cs="Arial"/>
        </w:rPr>
        <w:t xml:space="preserve"> e Cosmetologia</w:t>
      </w:r>
    </w:p>
    <w:p w14:paraId="61946E5F" w14:textId="77777777" w:rsidR="00627F0E" w:rsidRPr="00D87403" w:rsidRDefault="00627F0E" w:rsidP="00627F0E">
      <w:pPr>
        <w:tabs>
          <w:tab w:val="center" w:pos="4252"/>
          <w:tab w:val="left" w:pos="5882"/>
        </w:tabs>
        <w:spacing w:line="360" w:lineRule="auto"/>
        <w:ind w:left="4253"/>
        <w:jc w:val="both"/>
        <w:rPr>
          <w:rFonts w:ascii="Arial" w:hAnsi="Arial" w:cs="Arial"/>
        </w:rPr>
      </w:pPr>
      <w:r w:rsidRPr="00D87403">
        <w:rPr>
          <w:rFonts w:ascii="Arial" w:hAnsi="Arial" w:cs="Arial"/>
        </w:rPr>
        <w:t>(PAR059/22), 5• fase, turma 2026/01</w:t>
      </w:r>
    </w:p>
    <w:p w14:paraId="165B2767" w14:textId="77777777" w:rsidR="00627F0E" w:rsidRDefault="00627F0E" w:rsidP="00627F0E">
      <w:pPr>
        <w:tabs>
          <w:tab w:val="center" w:pos="4252"/>
          <w:tab w:val="left" w:pos="5882"/>
        </w:tabs>
        <w:spacing w:line="360" w:lineRule="auto"/>
        <w:ind w:left="4253"/>
        <w:jc w:val="both"/>
        <w:rPr>
          <w:rFonts w:ascii="Arial" w:hAnsi="Arial" w:cs="Arial"/>
        </w:rPr>
      </w:pPr>
      <w:r w:rsidRPr="00D87403">
        <w:rPr>
          <w:rFonts w:ascii="Arial" w:hAnsi="Arial" w:cs="Arial"/>
        </w:rPr>
        <w:t xml:space="preserve">SEMINÁRIOS/ </w:t>
      </w:r>
      <w:proofErr w:type="spellStart"/>
      <w:r w:rsidRPr="00D87403">
        <w:rPr>
          <w:rFonts w:ascii="Arial" w:hAnsi="Arial" w:cs="Arial"/>
        </w:rPr>
        <w:t>Pré</w:t>
      </w:r>
      <w:proofErr w:type="spellEnd"/>
      <w:r w:rsidRPr="00D87403">
        <w:rPr>
          <w:rFonts w:ascii="Arial" w:hAnsi="Arial" w:cs="Arial"/>
        </w:rPr>
        <w:t xml:space="preserve"> projeto (estudo de caso)</w:t>
      </w:r>
    </w:p>
    <w:p w14:paraId="42035BAE" w14:textId="77777777" w:rsidR="00627F0E" w:rsidRPr="00D87403" w:rsidRDefault="00627F0E" w:rsidP="00627F0E">
      <w:pPr>
        <w:tabs>
          <w:tab w:val="center" w:pos="4252"/>
          <w:tab w:val="left" w:pos="5882"/>
        </w:tabs>
        <w:spacing w:line="360" w:lineRule="auto"/>
        <w:ind w:left="4253"/>
        <w:jc w:val="both"/>
        <w:rPr>
          <w:rFonts w:ascii="Arial" w:hAnsi="Arial" w:cs="Arial"/>
        </w:rPr>
      </w:pPr>
      <w:r>
        <w:rPr>
          <w:rFonts w:ascii="Arial" w:hAnsi="Arial" w:cs="Arial"/>
        </w:rPr>
        <w:t>Orientadores: Marcia de Liz e Mariana Macedo Justi</w:t>
      </w:r>
    </w:p>
    <w:p w14:paraId="15E10412" w14:textId="77777777" w:rsidR="00627F0E" w:rsidRPr="00D87403" w:rsidRDefault="00627F0E" w:rsidP="00627F0E">
      <w:pPr>
        <w:tabs>
          <w:tab w:val="center" w:pos="4252"/>
          <w:tab w:val="left" w:pos="5882"/>
        </w:tabs>
        <w:spacing w:line="360" w:lineRule="auto"/>
        <w:ind w:left="4253"/>
        <w:jc w:val="both"/>
        <w:rPr>
          <w:rFonts w:ascii="Arial" w:hAnsi="Arial" w:cs="Arial"/>
        </w:rPr>
      </w:pPr>
    </w:p>
    <w:p w14:paraId="7465E28E" w14:textId="77777777" w:rsidR="00627F0E" w:rsidRPr="008B3117" w:rsidRDefault="00627F0E" w:rsidP="00627F0E">
      <w:pPr>
        <w:tabs>
          <w:tab w:val="center" w:pos="4252"/>
          <w:tab w:val="left" w:pos="5882"/>
        </w:tabs>
        <w:spacing w:line="360" w:lineRule="auto"/>
        <w:jc w:val="both"/>
        <w:rPr>
          <w:rFonts w:ascii="Arial" w:hAnsi="Arial" w:cs="Arial"/>
          <w:sz w:val="24"/>
          <w:szCs w:val="24"/>
        </w:rPr>
      </w:pPr>
    </w:p>
    <w:p w14:paraId="03B14E63" w14:textId="77777777" w:rsidR="00627F0E" w:rsidRPr="008B3117" w:rsidRDefault="00627F0E" w:rsidP="00627F0E">
      <w:pPr>
        <w:tabs>
          <w:tab w:val="center" w:pos="4252"/>
          <w:tab w:val="left" w:pos="5882"/>
        </w:tabs>
        <w:spacing w:line="360" w:lineRule="auto"/>
        <w:jc w:val="both"/>
        <w:rPr>
          <w:rFonts w:ascii="Arial" w:hAnsi="Arial" w:cs="Arial"/>
          <w:sz w:val="24"/>
          <w:szCs w:val="24"/>
        </w:rPr>
      </w:pPr>
    </w:p>
    <w:p w14:paraId="4418D58D" w14:textId="77777777" w:rsidR="00627F0E" w:rsidRPr="008B3117" w:rsidRDefault="00627F0E" w:rsidP="00627F0E">
      <w:pPr>
        <w:tabs>
          <w:tab w:val="center" w:pos="4252"/>
          <w:tab w:val="left" w:pos="5882"/>
        </w:tabs>
        <w:spacing w:line="360" w:lineRule="auto"/>
        <w:jc w:val="both"/>
        <w:rPr>
          <w:rFonts w:ascii="Arial" w:hAnsi="Arial" w:cs="Arial"/>
          <w:sz w:val="24"/>
          <w:szCs w:val="24"/>
        </w:rPr>
      </w:pPr>
    </w:p>
    <w:p w14:paraId="07C554CC" w14:textId="77777777" w:rsidR="00627F0E" w:rsidRPr="008B3117" w:rsidRDefault="00627F0E" w:rsidP="00627F0E">
      <w:pPr>
        <w:tabs>
          <w:tab w:val="center" w:pos="4252"/>
          <w:tab w:val="left" w:pos="5882"/>
        </w:tabs>
        <w:spacing w:line="360" w:lineRule="auto"/>
        <w:jc w:val="center"/>
        <w:rPr>
          <w:rFonts w:ascii="Arial" w:hAnsi="Arial" w:cs="Arial"/>
          <w:sz w:val="24"/>
          <w:szCs w:val="24"/>
        </w:rPr>
      </w:pPr>
      <w:r w:rsidRPr="008B3117">
        <w:rPr>
          <w:rFonts w:ascii="Arial" w:hAnsi="Arial" w:cs="Arial"/>
          <w:sz w:val="24"/>
          <w:szCs w:val="24"/>
        </w:rPr>
        <w:t>LAGES</w:t>
      </w:r>
    </w:p>
    <w:p w14:paraId="352EA752" w14:textId="156BAD75" w:rsidR="00933C01" w:rsidRPr="008B3117" w:rsidRDefault="00627F0E" w:rsidP="00627F0E">
      <w:pPr>
        <w:tabs>
          <w:tab w:val="center" w:pos="4252"/>
          <w:tab w:val="left" w:pos="5882"/>
        </w:tabs>
        <w:spacing w:line="360" w:lineRule="auto"/>
        <w:jc w:val="center"/>
        <w:rPr>
          <w:rFonts w:ascii="Arial" w:hAnsi="Arial" w:cs="Arial"/>
          <w:sz w:val="24"/>
          <w:szCs w:val="24"/>
        </w:rPr>
      </w:pPr>
      <w:r w:rsidRPr="008B3117">
        <w:rPr>
          <w:rFonts w:ascii="Arial" w:hAnsi="Arial" w:cs="Arial"/>
          <w:sz w:val="24"/>
          <w:szCs w:val="24"/>
        </w:rPr>
        <w:t>2026</w:t>
      </w:r>
    </w:p>
    <w:p w14:paraId="198DD3BC" w14:textId="77777777" w:rsidR="008C6A6C" w:rsidRDefault="008C6A6C" w:rsidP="00627F0E">
      <w:pPr>
        <w:spacing w:line="360" w:lineRule="auto"/>
        <w:rPr>
          <w:rFonts w:ascii="Arial" w:hAnsi="Arial" w:cs="Arial"/>
          <w:sz w:val="24"/>
          <w:szCs w:val="24"/>
        </w:rPr>
      </w:pPr>
    </w:p>
    <w:p w14:paraId="09822625" w14:textId="77777777" w:rsidR="00933F14" w:rsidRDefault="00933F14" w:rsidP="00627F0E">
      <w:pPr>
        <w:spacing w:line="360" w:lineRule="auto"/>
        <w:rPr>
          <w:rFonts w:ascii="Arial" w:hAnsi="Arial" w:cs="Arial"/>
          <w:sz w:val="24"/>
          <w:szCs w:val="24"/>
        </w:rPr>
      </w:pPr>
    </w:p>
    <w:p w14:paraId="0C17727F" w14:textId="77777777" w:rsidR="00933F14" w:rsidRDefault="00933F14" w:rsidP="00627F0E">
      <w:pPr>
        <w:spacing w:line="360" w:lineRule="auto"/>
        <w:rPr>
          <w:rFonts w:ascii="Arial" w:hAnsi="Arial" w:cs="Arial"/>
          <w:sz w:val="24"/>
          <w:szCs w:val="24"/>
        </w:rPr>
      </w:pPr>
    </w:p>
    <w:p w14:paraId="07EB7F1B" w14:textId="77777777" w:rsidR="00933F14" w:rsidRDefault="00933F14" w:rsidP="00627F0E">
      <w:pPr>
        <w:spacing w:line="360" w:lineRule="auto"/>
        <w:rPr>
          <w:rFonts w:ascii="Arial" w:hAnsi="Arial" w:cs="Arial"/>
          <w:sz w:val="24"/>
          <w:szCs w:val="24"/>
        </w:rPr>
      </w:pPr>
    </w:p>
    <w:p w14:paraId="4339504B" w14:textId="77777777" w:rsidR="00933F14" w:rsidRDefault="00933F14" w:rsidP="00627F0E">
      <w:pPr>
        <w:spacing w:line="360" w:lineRule="auto"/>
        <w:rPr>
          <w:rFonts w:ascii="Arial" w:hAnsi="Arial" w:cs="Arial"/>
          <w:sz w:val="24"/>
          <w:szCs w:val="24"/>
        </w:rPr>
      </w:pPr>
    </w:p>
    <w:p w14:paraId="4EEB416C" w14:textId="77777777" w:rsidR="00933F14" w:rsidRDefault="00933F14" w:rsidP="00627F0E">
      <w:pPr>
        <w:spacing w:line="360" w:lineRule="auto"/>
        <w:rPr>
          <w:rFonts w:ascii="Arial" w:hAnsi="Arial" w:cs="Arial"/>
          <w:sz w:val="24"/>
          <w:szCs w:val="24"/>
        </w:rPr>
      </w:pPr>
    </w:p>
    <w:p w14:paraId="687CBA62" w14:textId="77777777" w:rsidR="00933F14" w:rsidRDefault="00933F14" w:rsidP="00627F0E">
      <w:pPr>
        <w:spacing w:line="360" w:lineRule="auto"/>
        <w:rPr>
          <w:rFonts w:ascii="Arial" w:hAnsi="Arial" w:cs="Arial"/>
          <w:sz w:val="24"/>
          <w:szCs w:val="24"/>
        </w:rPr>
      </w:pPr>
    </w:p>
    <w:p w14:paraId="7288EF21" w14:textId="77777777" w:rsidR="00933F14" w:rsidRDefault="00933F14" w:rsidP="00627F0E">
      <w:pPr>
        <w:spacing w:line="360" w:lineRule="auto"/>
        <w:rPr>
          <w:rFonts w:ascii="Arial" w:hAnsi="Arial" w:cs="Arial"/>
          <w:sz w:val="24"/>
          <w:szCs w:val="24"/>
        </w:rPr>
      </w:pPr>
    </w:p>
    <w:p w14:paraId="7102FFFA" w14:textId="77777777" w:rsidR="00933F14" w:rsidRDefault="00933F14" w:rsidP="00627F0E">
      <w:pPr>
        <w:spacing w:line="360" w:lineRule="auto"/>
        <w:rPr>
          <w:rFonts w:ascii="Arial" w:hAnsi="Arial" w:cs="Arial"/>
          <w:sz w:val="24"/>
          <w:szCs w:val="24"/>
        </w:rPr>
      </w:pPr>
    </w:p>
    <w:p w14:paraId="2AD59EEF" w14:textId="77777777" w:rsidR="00933F14" w:rsidRDefault="00933F14" w:rsidP="00627F0E">
      <w:pPr>
        <w:spacing w:line="360" w:lineRule="auto"/>
        <w:rPr>
          <w:rFonts w:ascii="Arial" w:hAnsi="Arial" w:cs="Arial"/>
          <w:sz w:val="24"/>
          <w:szCs w:val="24"/>
        </w:rPr>
      </w:pPr>
    </w:p>
    <w:p w14:paraId="6B8C5CAA" w14:textId="77777777" w:rsidR="00933F14" w:rsidRDefault="00933F14" w:rsidP="00627F0E">
      <w:pPr>
        <w:spacing w:line="360" w:lineRule="auto"/>
        <w:rPr>
          <w:rFonts w:ascii="Arial" w:hAnsi="Arial" w:cs="Arial"/>
          <w:sz w:val="24"/>
          <w:szCs w:val="24"/>
        </w:rPr>
      </w:pPr>
    </w:p>
    <w:p w14:paraId="60EEDACF" w14:textId="77777777" w:rsidR="00933F14" w:rsidRDefault="00933F14" w:rsidP="00627F0E">
      <w:pPr>
        <w:spacing w:line="360" w:lineRule="auto"/>
        <w:rPr>
          <w:rFonts w:ascii="Arial" w:hAnsi="Arial" w:cs="Arial"/>
          <w:sz w:val="24"/>
          <w:szCs w:val="24"/>
        </w:rPr>
      </w:pPr>
    </w:p>
    <w:p w14:paraId="16DE2670" w14:textId="77777777" w:rsidR="00933F14" w:rsidRDefault="00933F14" w:rsidP="00627F0E">
      <w:pPr>
        <w:spacing w:line="360" w:lineRule="auto"/>
        <w:rPr>
          <w:rFonts w:ascii="Arial" w:hAnsi="Arial" w:cs="Arial"/>
          <w:sz w:val="24"/>
          <w:szCs w:val="24"/>
        </w:rPr>
      </w:pPr>
    </w:p>
    <w:p w14:paraId="27F5648D" w14:textId="77777777" w:rsidR="00933F14" w:rsidRDefault="00933F14" w:rsidP="00627F0E">
      <w:pPr>
        <w:spacing w:line="360" w:lineRule="auto"/>
        <w:rPr>
          <w:rFonts w:ascii="Arial" w:hAnsi="Arial" w:cs="Arial"/>
          <w:sz w:val="24"/>
          <w:szCs w:val="24"/>
        </w:rPr>
      </w:pPr>
    </w:p>
    <w:p w14:paraId="3C30CC40" w14:textId="77777777" w:rsidR="008C6A6C" w:rsidRDefault="008C6A6C" w:rsidP="00627F0E">
      <w:pPr>
        <w:spacing w:line="360" w:lineRule="auto"/>
        <w:rPr>
          <w:rFonts w:ascii="Arial" w:hAnsi="Arial" w:cs="Arial"/>
          <w:sz w:val="24"/>
          <w:szCs w:val="24"/>
        </w:rPr>
      </w:pPr>
    </w:p>
    <w:p w14:paraId="4131DC53" w14:textId="77777777" w:rsidR="008C6A6C" w:rsidRDefault="008C6A6C" w:rsidP="00627F0E">
      <w:pPr>
        <w:spacing w:line="360" w:lineRule="auto"/>
        <w:rPr>
          <w:rFonts w:ascii="Arial" w:hAnsi="Arial" w:cs="Arial"/>
          <w:sz w:val="24"/>
          <w:szCs w:val="24"/>
        </w:rPr>
      </w:pPr>
    </w:p>
    <w:p w14:paraId="7315B628" w14:textId="77777777" w:rsidR="006F31A6" w:rsidRPr="006F31A6" w:rsidRDefault="00FA1550" w:rsidP="006F31A6">
      <w:pPr>
        <w:spacing w:line="360" w:lineRule="auto"/>
        <w:rPr>
          <w:rFonts w:ascii="Arial" w:hAnsi="Arial" w:cs="Arial"/>
        </w:rPr>
      </w:pPr>
      <w:r>
        <w:rPr>
          <w:rFonts w:ascii="Arial" w:hAnsi="Arial" w:cs="Arial"/>
          <w:sz w:val="24"/>
          <w:szCs w:val="24"/>
        </w:rPr>
        <w:t>1</w:t>
      </w:r>
      <w:r w:rsidR="00933C01" w:rsidRPr="008B3117">
        <w:rPr>
          <w:rFonts w:ascii="Arial" w:hAnsi="Arial" w:cs="Arial"/>
          <w:sz w:val="24"/>
          <w:szCs w:val="24"/>
        </w:rPr>
        <w:t xml:space="preserve"> TEMA: </w:t>
      </w:r>
      <w:r w:rsidR="006F31A6" w:rsidRPr="006F31A6">
        <w:rPr>
          <w:rFonts w:ascii="Arial" w:hAnsi="Arial" w:cs="Arial"/>
        </w:rPr>
        <w:t xml:space="preserve">ALOPECIA ANDROGENÉTICA FEMININA E INFECÇÃO POR </w:t>
      </w:r>
      <w:proofErr w:type="spellStart"/>
      <w:r w:rsidR="006F31A6" w:rsidRPr="006F31A6">
        <w:rPr>
          <w:rFonts w:ascii="Arial" w:hAnsi="Arial" w:cs="Arial"/>
          <w:i/>
          <w:iCs/>
        </w:rPr>
        <w:t>Helicobacter</w:t>
      </w:r>
      <w:proofErr w:type="spellEnd"/>
      <w:r w:rsidR="006F31A6" w:rsidRPr="006F31A6">
        <w:rPr>
          <w:rFonts w:ascii="Arial" w:hAnsi="Arial" w:cs="Arial"/>
          <w:i/>
          <w:iCs/>
        </w:rPr>
        <w:t xml:space="preserve"> </w:t>
      </w:r>
      <w:proofErr w:type="spellStart"/>
      <w:r w:rsidR="006F31A6" w:rsidRPr="006F31A6">
        <w:rPr>
          <w:rFonts w:ascii="Arial" w:hAnsi="Arial" w:cs="Arial"/>
          <w:i/>
          <w:iCs/>
        </w:rPr>
        <w:t>pylori</w:t>
      </w:r>
      <w:proofErr w:type="spellEnd"/>
      <w:r w:rsidR="006F31A6" w:rsidRPr="006F31A6">
        <w:rPr>
          <w:rFonts w:ascii="Arial" w:hAnsi="Arial" w:cs="Arial"/>
        </w:rPr>
        <w:t>: LIMITES DA ATUAÇÃO ESTÉTICA E A NECESSIDADE DO CUIDADO INTEGRATIVO — UM ESTUDO DE CASO</w:t>
      </w:r>
      <w:r w:rsidR="006F31A6" w:rsidRPr="006F31A6">
        <w:rPr>
          <w:rFonts w:ascii="Arial" w:hAnsi="Arial" w:cs="Arial"/>
          <w:i/>
          <w:iCs/>
        </w:rPr>
        <w:t> </w:t>
      </w:r>
    </w:p>
    <w:p w14:paraId="3D10F2DF" w14:textId="22FA12B2" w:rsidR="00627F0E" w:rsidRPr="00F76902" w:rsidRDefault="00627F0E" w:rsidP="00627F0E">
      <w:pPr>
        <w:spacing w:line="360" w:lineRule="auto"/>
        <w:rPr>
          <w:rFonts w:ascii="Arial" w:hAnsi="Arial" w:cs="Arial"/>
          <w:sz w:val="22"/>
          <w:szCs w:val="22"/>
        </w:rPr>
      </w:pPr>
    </w:p>
    <w:p w14:paraId="789730BB" w14:textId="34B412B9" w:rsidR="00493FEC" w:rsidRPr="00075C99" w:rsidRDefault="00493FEC" w:rsidP="00627F0E">
      <w:pPr>
        <w:spacing w:line="360" w:lineRule="auto"/>
        <w:ind w:firstLine="708"/>
        <w:jc w:val="both"/>
        <w:rPr>
          <w:rFonts w:ascii="Arial" w:hAnsi="Arial" w:cs="Arial"/>
          <w:sz w:val="24"/>
          <w:szCs w:val="24"/>
          <w:highlight w:val="yellow"/>
        </w:rPr>
      </w:pPr>
      <w:proofErr w:type="spellStart"/>
      <w:r w:rsidRPr="00075C99">
        <w:rPr>
          <w:rFonts w:ascii="Arial" w:hAnsi="Arial" w:cs="Arial"/>
          <w:sz w:val="24"/>
          <w:szCs w:val="24"/>
          <w:highlight w:val="yellow"/>
        </w:rPr>
        <w:t>Proc</w:t>
      </w:r>
      <w:proofErr w:type="spellEnd"/>
      <w:r w:rsidRPr="00075C99">
        <w:rPr>
          <w:rFonts w:ascii="Arial" w:hAnsi="Arial" w:cs="Arial"/>
          <w:sz w:val="24"/>
          <w:szCs w:val="24"/>
          <w:highlight w:val="yellow"/>
        </w:rPr>
        <w:t xml:space="preserve"> ´</w:t>
      </w:r>
      <w:proofErr w:type="spellStart"/>
      <w:r w:rsidRPr="00075C99">
        <w:rPr>
          <w:rFonts w:ascii="Arial" w:hAnsi="Arial" w:cs="Arial"/>
          <w:sz w:val="24"/>
          <w:szCs w:val="24"/>
          <w:highlight w:val="yellow"/>
        </w:rPr>
        <w:t>patologicos</w:t>
      </w:r>
      <w:proofErr w:type="spellEnd"/>
    </w:p>
    <w:p w14:paraId="4155CA5A" w14:textId="3B271825" w:rsidR="00627F0E" w:rsidRPr="00075C99" w:rsidRDefault="00493FEC" w:rsidP="00627F0E">
      <w:pPr>
        <w:spacing w:line="360" w:lineRule="auto"/>
        <w:jc w:val="both"/>
        <w:rPr>
          <w:rFonts w:ascii="Arial" w:hAnsi="Arial" w:cs="Arial"/>
          <w:sz w:val="24"/>
          <w:szCs w:val="24"/>
          <w:highlight w:val="yellow"/>
        </w:rPr>
      </w:pPr>
      <w:r w:rsidRPr="00075C99">
        <w:rPr>
          <w:rFonts w:ascii="Arial" w:hAnsi="Arial" w:cs="Arial"/>
          <w:sz w:val="24"/>
          <w:szCs w:val="24"/>
          <w:highlight w:val="yellow"/>
        </w:rPr>
        <w:t xml:space="preserve">Teste de </w:t>
      </w:r>
      <w:proofErr w:type="spellStart"/>
      <w:r w:rsidRPr="00075C99">
        <w:rPr>
          <w:rFonts w:ascii="Arial" w:hAnsi="Arial" w:cs="Arial"/>
          <w:sz w:val="24"/>
          <w:szCs w:val="24"/>
          <w:highlight w:val="yellow"/>
        </w:rPr>
        <w:t>indican</w:t>
      </w:r>
      <w:proofErr w:type="spellEnd"/>
      <w:r w:rsidRPr="00075C99">
        <w:rPr>
          <w:rFonts w:ascii="Arial" w:hAnsi="Arial" w:cs="Arial"/>
          <w:sz w:val="24"/>
          <w:szCs w:val="24"/>
          <w:highlight w:val="yellow"/>
        </w:rPr>
        <w:t xml:space="preserve"> </w:t>
      </w:r>
    </w:p>
    <w:p w14:paraId="63563781" w14:textId="1D009207" w:rsidR="00493FEC" w:rsidRPr="00627F0E" w:rsidRDefault="00493FEC" w:rsidP="00627F0E">
      <w:pPr>
        <w:spacing w:line="360" w:lineRule="auto"/>
        <w:jc w:val="both"/>
        <w:rPr>
          <w:rFonts w:ascii="Arial" w:hAnsi="Arial" w:cs="Arial"/>
          <w:sz w:val="24"/>
          <w:szCs w:val="24"/>
        </w:rPr>
      </w:pPr>
      <w:r w:rsidRPr="00075C99">
        <w:rPr>
          <w:rFonts w:ascii="Arial" w:hAnsi="Arial" w:cs="Arial"/>
          <w:sz w:val="24"/>
          <w:szCs w:val="24"/>
          <w:highlight w:val="yellow"/>
        </w:rPr>
        <w:t>Quest padrão</w:t>
      </w:r>
      <w:r>
        <w:rPr>
          <w:rFonts w:ascii="Arial" w:hAnsi="Arial" w:cs="Arial"/>
          <w:sz w:val="24"/>
          <w:szCs w:val="24"/>
        </w:rPr>
        <w:t xml:space="preserve"> </w:t>
      </w:r>
    </w:p>
    <w:p w14:paraId="060ADACC" w14:textId="77777777" w:rsidR="00617ED2" w:rsidRDefault="00617ED2" w:rsidP="00627F0E">
      <w:pPr>
        <w:spacing w:line="360" w:lineRule="auto"/>
        <w:jc w:val="both"/>
        <w:rPr>
          <w:rFonts w:ascii="Arial" w:hAnsi="Arial" w:cs="Arial"/>
          <w:sz w:val="24"/>
          <w:szCs w:val="24"/>
        </w:rPr>
      </w:pPr>
    </w:p>
    <w:p w14:paraId="4F8A7067" w14:textId="77777777" w:rsidR="00617ED2" w:rsidRDefault="00617ED2" w:rsidP="00627F0E">
      <w:pPr>
        <w:spacing w:line="360" w:lineRule="auto"/>
        <w:jc w:val="both"/>
        <w:rPr>
          <w:rFonts w:ascii="Arial" w:hAnsi="Arial" w:cs="Arial"/>
          <w:sz w:val="24"/>
          <w:szCs w:val="24"/>
        </w:rPr>
      </w:pPr>
    </w:p>
    <w:p w14:paraId="600DE537" w14:textId="77777777" w:rsidR="00617ED2" w:rsidRDefault="00617ED2" w:rsidP="00627F0E">
      <w:pPr>
        <w:spacing w:line="360" w:lineRule="auto"/>
        <w:jc w:val="both"/>
        <w:rPr>
          <w:rFonts w:ascii="Arial" w:hAnsi="Arial" w:cs="Arial"/>
          <w:sz w:val="24"/>
          <w:szCs w:val="24"/>
        </w:rPr>
      </w:pPr>
    </w:p>
    <w:p w14:paraId="6694E61D" w14:textId="471ABEE5" w:rsidR="00933C01" w:rsidRPr="00627F0E" w:rsidRDefault="00F57F16" w:rsidP="00627F0E">
      <w:pPr>
        <w:spacing w:line="360" w:lineRule="auto"/>
        <w:jc w:val="both"/>
        <w:rPr>
          <w:rFonts w:ascii="Arial" w:hAnsi="Arial" w:cs="Arial"/>
          <w:sz w:val="24"/>
          <w:szCs w:val="24"/>
        </w:rPr>
      </w:pPr>
      <w:r>
        <w:rPr>
          <w:rFonts w:ascii="Arial" w:hAnsi="Arial" w:cs="Arial"/>
          <w:sz w:val="24"/>
          <w:szCs w:val="24"/>
        </w:rPr>
        <w:t>3</w:t>
      </w:r>
      <w:r w:rsidR="00933C01" w:rsidRPr="00627F0E">
        <w:rPr>
          <w:rFonts w:ascii="Arial" w:hAnsi="Arial" w:cs="Arial"/>
          <w:sz w:val="24"/>
          <w:szCs w:val="24"/>
        </w:rPr>
        <w:t>2 PERGUNTA DA PESQUISA:</w:t>
      </w:r>
    </w:p>
    <w:p w14:paraId="75F90467" w14:textId="77777777" w:rsidR="007E06D1" w:rsidRPr="007E06D1" w:rsidRDefault="007E06D1" w:rsidP="007E06D1">
      <w:pPr>
        <w:spacing w:line="360" w:lineRule="auto"/>
        <w:ind w:firstLine="708"/>
        <w:jc w:val="both"/>
        <w:rPr>
          <w:rFonts w:ascii="Arial" w:hAnsi="Arial" w:cs="Arial"/>
          <w:sz w:val="24"/>
          <w:szCs w:val="24"/>
        </w:rPr>
      </w:pPr>
      <w:r w:rsidRPr="007E06D1">
        <w:rPr>
          <w:rFonts w:ascii="Arial" w:hAnsi="Arial" w:cs="Arial"/>
          <w:sz w:val="24"/>
          <w:szCs w:val="24"/>
        </w:rPr>
        <w:t xml:space="preserve">Como a identificação de alterações gastrointestinais por </w:t>
      </w:r>
      <w:proofErr w:type="spellStart"/>
      <w:r w:rsidRPr="007E06D1">
        <w:rPr>
          <w:rFonts w:ascii="Arial" w:hAnsi="Arial" w:cs="Arial"/>
          <w:i/>
          <w:iCs/>
          <w:sz w:val="24"/>
          <w:szCs w:val="24"/>
        </w:rPr>
        <w:t>Helicobacter</w:t>
      </w:r>
      <w:proofErr w:type="spellEnd"/>
      <w:r w:rsidRPr="007E06D1">
        <w:rPr>
          <w:rFonts w:ascii="Arial" w:hAnsi="Arial" w:cs="Arial"/>
          <w:i/>
          <w:iCs/>
          <w:sz w:val="24"/>
          <w:szCs w:val="24"/>
        </w:rPr>
        <w:t xml:space="preserve"> </w:t>
      </w:r>
      <w:proofErr w:type="spellStart"/>
      <w:r w:rsidRPr="007E06D1">
        <w:rPr>
          <w:rFonts w:ascii="Arial" w:hAnsi="Arial" w:cs="Arial"/>
          <w:i/>
          <w:iCs/>
          <w:sz w:val="24"/>
          <w:szCs w:val="24"/>
        </w:rPr>
        <w:t>pylori</w:t>
      </w:r>
      <w:proofErr w:type="spellEnd"/>
      <w:r w:rsidRPr="007E06D1">
        <w:rPr>
          <w:rFonts w:ascii="Arial" w:hAnsi="Arial" w:cs="Arial"/>
          <w:i/>
          <w:iCs/>
          <w:sz w:val="24"/>
          <w:szCs w:val="24"/>
        </w:rPr>
        <w:t xml:space="preserve">, </w:t>
      </w:r>
      <w:r w:rsidRPr="007E06D1">
        <w:rPr>
          <w:rFonts w:ascii="Arial" w:hAnsi="Arial" w:cs="Arial"/>
          <w:sz w:val="24"/>
          <w:szCs w:val="24"/>
        </w:rPr>
        <w:t>em uma paciente com alopecia androgenética feminina, impacta a conduta da profissional de estética e evidencia a necessidade do cuidado integral e do encaminhamento médico?</w:t>
      </w:r>
    </w:p>
    <w:p w14:paraId="26E1447D" w14:textId="77777777" w:rsidR="009323F5" w:rsidRPr="008B3117" w:rsidRDefault="009323F5" w:rsidP="009323F5">
      <w:pPr>
        <w:spacing w:line="360" w:lineRule="auto"/>
        <w:ind w:firstLine="708"/>
        <w:jc w:val="both"/>
        <w:rPr>
          <w:rFonts w:ascii="Arial" w:hAnsi="Arial" w:cs="Arial"/>
          <w:sz w:val="24"/>
          <w:szCs w:val="24"/>
        </w:rPr>
      </w:pPr>
    </w:p>
    <w:p w14:paraId="2FAE5402" w14:textId="4420D49E" w:rsidR="00933C01" w:rsidRPr="008B3117" w:rsidRDefault="00933C01" w:rsidP="008B3117">
      <w:pPr>
        <w:tabs>
          <w:tab w:val="center" w:pos="4252"/>
          <w:tab w:val="left" w:pos="5882"/>
        </w:tabs>
        <w:spacing w:line="360" w:lineRule="auto"/>
        <w:jc w:val="both"/>
        <w:rPr>
          <w:rFonts w:ascii="Arial" w:hAnsi="Arial" w:cs="Arial"/>
          <w:sz w:val="24"/>
          <w:szCs w:val="24"/>
        </w:rPr>
      </w:pPr>
      <w:r w:rsidRPr="008B3117">
        <w:rPr>
          <w:rFonts w:ascii="Arial" w:hAnsi="Arial" w:cs="Arial"/>
          <w:sz w:val="24"/>
          <w:szCs w:val="24"/>
        </w:rPr>
        <w:t>3 PROBLEMATICA DA PESQUISA:</w:t>
      </w:r>
    </w:p>
    <w:p w14:paraId="5A1EFAA9" w14:textId="77777777" w:rsidR="007E06D1" w:rsidRDefault="00FA1550" w:rsidP="007E06D1">
      <w:pPr>
        <w:tabs>
          <w:tab w:val="center" w:pos="4252"/>
          <w:tab w:val="left" w:pos="5882"/>
        </w:tabs>
        <w:spacing w:line="360" w:lineRule="auto"/>
        <w:jc w:val="both"/>
        <w:rPr>
          <w:rFonts w:ascii="Arial" w:hAnsi="Arial" w:cs="Arial"/>
          <w:sz w:val="24"/>
          <w:szCs w:val="24"/>
        </w:rPr>
      </w:pPr>
      <w:r>
        <w:rPr>
          <w:rFonts w:ascii="Arial" w:hAnsi="Arial" w:cs="Arial"/>
          <w:sz w:val="24"/>
          <w:szCs w:val="24"/>
        </w:rPr>
        <w:tab/>
      </w:r>
      <w:r w:rsidR="007E06D1" w:rsidRPr="007E06D1">
        <w:rPr>
          <w:rFonts w:ascii="Arial" w:hAnsi="Arial" w:cs="Arial"/>
          <w:sz w:val="24"/>
          <w:szCs w:val="24"/>
        </w:rPr>
        <w:t xml:space="preserve">Como tratar esteticamente a alopecia androgenética feminina em uma paciente de 60 anos com infecção ativa por </w:t>
      </w:r>
      <w:proofErr w:type="spellStart"/>
      <w:r w:rsidR="007E06D1" w:rsidRPr="007E06D1">
        <w:rPr>
          <w:rFonts w:ascii="Arial" w:hAnsi="Arial" w:cs="Arial"/>
          <w:i/>
          <w:iCs/>
          <w:sz w:val="24"/>
          <w:szCs w:val="24"/>
        </w:rPr>
        <w:t>Helicobacter</w:t>
      </w:r>
      <w:proofErr w:type="spellEnd"/>
      <w:r w:rsidR="007E06D1" w:rsidRPr="007E06D1">
        <w:rPr>
          <w:rFonts w:ascii="Arial" w:hAnsi="Arial" w:cs="Arial"/>
          <w:i/>
          <w:iCs/>
          <w:sz w:val="24"/>
          <w:szCs w:val="24"/>
        </w:rPr>
        <w:t xml:space="preserve"> </w:t>
      </w:r>
      <w:proofErr w:type="spellStart"/>
      <w:r w:rsidR="007E06D1" w:rsidRPr="007E06D1">
        <w:rPr>
          <w:rFonts w:ascii="Arial" w:hAnsi="Arial" w:cs="Arial"/>
          <w:i/>
          <w:iCs/>
          <w:sz w:val="24"/>
          <w:szCs w:val="24"/>
        </w:rPr>
        <w:t>pylori</w:t>
      </w:r>
      <w:proofErr w:type="spellEnd"/>
      <w:r w:rsidR="007E06D1" w:rsidRPr="007E06D1">
        <w:rPr>
          <w:rFonts w:ascii="Arial" w:hAnsi="Arial" w:cs="Arial"/>
          <w:sz w:val="24"/>
          <w:szCs w:val="24"/>
        </w:rPr>
        <w:t xml:space="preserve"> e deficiência de micronutrientes essenciais, considerando que a disbiose intestinal e os processos inflamatórios sistêmicos aceleram a miniaturização dos fios, tornando o tratamento estético isolado insuficiente sem a resolução prévia da causa gastrointestinal?</w:t>
      </w:r>
    </w:p>
    <w:p w14:paraId="4A3E6A31" w14:textId="77777777" w:rsidR="007E06D1" w:rsidRDefault="007E06D1" w:rsidP="007E06D1">
      <w:pPr>
        <w:tabs>
          <w:tab w:val="center" w:pos="4252"/>
          <w:tab w:val="left" w:pos="5882"/>
        </w:tabs>
        <w:spacing w:line="360" w:lineRule="auto"/>
        <w:jc w:val="both"/>
        <w:rPr>
          <w:rFonts w:ascii="Arial" w:hAnsi="Arial" w:cs="Arial"/>
          <w:sz w:val="24"/>
          <w:szCs w:val="24"/>
        </w:rPr>
      </w:pPr>
    </w:p>
    <w:p w14:paraId="66B0E47D" w14:textId="77777777" w:rsidR="007E06D1" w:rsidRDefault="007E06D1" w:rsidP="007E06D1">
      <w:pPr>
        <w:tabs>
          <w:tab w:val="center" w:pos="4252"/>
          <w:tab w:val="left" w:pos="5882"/>
        </w:tabs>
        <w:spacing w:line="360" w:lineRule="auto"/>
        <w:jc w:val="both"/>
        <w:rPr>
          <w:rFonts w:ascii="Arial" w:hAnsi="Arial" w:cs="Arial"/>
          <w:sz w:val="24"/>
          <w:szCs w:val="24"/>
        </w:rPr>
      </w:pPr>
    </w:p>
    <w:p w14:paraId="7E03A9F7" w14:textId="77777777" w:rsidR="007E06D1" w:rsidRDefault="007E06D1" w:rsidP="007E06D1">
      <w:pPr>
        <w:tabs>
          <w:tab w:val="center" w:pos="4252"/>
          <w:tab w:val="left" w:pos="5882"/>
        </w:tabs>
        <w:spacing w:line="360" w:lineRule="auto"/>
        <w:jc w:val="both"/>
        <w:rPr>
          <w:rFonts w:ascii="Arial" w:hAnsi="Arial" w:cs="Arial"/>
          <w:sz w:val="24"/>
          <w:szCs w:val="24"/>
        </w:rPr>
      </w:pPr>
    </w:p>
    <w:p w14:paraId="252A624C" w14:textId="77777777" w:rsidR="007E06D1" w:rsidRDefault="007E06D1" w:rsidP="007E06D1">
      <w:pPr>
        <w:tabs>
          <w:tab w:val="center" w:pos="4252"/>
          <w:tab w:val="left" w:pos="5882"/>
        </w:tabs>
        <w:spacing w:line="360" w:lineRule="auto"/>
        <w:jc w:val="both"/>
        <w:rPr>
          <w:rFonts w:ascii="Arial" w:hAnsi="Arial" w:cs="Arial"/>
          <w:sz w:val="24"/>
          <w:szCs w:val="24"/>
        </w:rPr>
      </w:pPr>
    </w:p>
    <w:p w14:paraId="1E905702" w14:textId="77777777" w:rsidR="007E06D1" w:rsidRDefault="007E06D1" w:rsidP="007E06D1">
      <w:pPr>
        <w:tabs>
          <w:tab w:val="center" w:pos="4252"/>
          <w:tab w:val="left" w:pos="5882"/>
        </w:tabs>
        <w:spacing w:line="360" w:lineRule="auto"/>
        <w:jc w:val="both"/>
        <w:rPr>
          <w:rFonts w:ascii="Arial" w:hAnsi="Arial" w:cs="Arial"/>
          <w:sz w:val="24"/>
          <w:szCs w:val="24"/>
        </w:rPr>
      </w:pPr>
    </w:p>
    <w:p w14:paraId="6E802F81" w14:textId="6609BC79" w:rsidR="00933C01" w:rsidRPr="008B3117" w:rsidRDefault="00FA1550" w:rsidP="007E06D1">
      <w:pPr>
        <w:tabs>
          <w:tab w:val="center" w:pos="4252"/>
          <w:tab w:val="left" w:pos="5882"/>
        </w:tabs>
        <w:spacing w:line="360" w:lineRule="auto"/>
        <w:jc w:val="both"/>
        <w:rPr>
          <w:rFonts w:ascii="Arial" w:hAnsi="Arial" w:cs="Arial"/>
          <w:sz w:val="24"/>
          <w:szCs w:val="24"/>
        </w:rPr>
      </w:pPr>
      <w:r>
        <w:rPr>
          <w:rFonts w:ascii="Arial" w:hAnsi="Arial" w:cs="Arial"/>
          <w:sz w:val="24"/>
          <w:szCs w:val="24"/>
        </w:rPr>
        <w:lastRenderedPageBreak/>
        <w:tab/>
        <w:t xml:space="preserve">          </w:t>
      </w:r>
    </w:p>
    <w:p w14:paraId="04CA1D9B" w14:textId="77777777" w:rsidR="00AB7D72" w:rsidRPr="00AB7D72" w:rsidRDefault="00AB7D72" w:rsidP="00AB7D72">
      <w:pPr>
        <w:numPr>
          <w:ilvl w:val="0"/>
          <w:numId w:val="5"/>
        </w:numPr>
        <w:spacing w:line="360" w:lineRule="auto"/>
        <w:jc w:val="both"/>
        <w:rPr>
          <w:rFonts w:ascii="Arial" w:hAnsi="Arial" w:cs="Arial"/>
          <w:sz w:val="24"/>
          <w:szCs w:val="24"/>
        </w:rPr>
      </w:pPr>
      <w:r w:rsidRPr="00AB7D72">
        <w:rPr>
          <w:rFonts w:ascii="Arial" w:hAnsi="Arial" w:cs="Arial"/>
          <w:b/>
          <w:bCs/>
          <w:sz w:val="24"/>
          <w:szCs w:val="24"/>
        </w:rPr>
        <w:t>Objetivo Geral</w:t>
      </w:r>
    </w:p>
    <w:p w14:paraId="58DE7B47" w14:textId="77777777" w:rsidR="00AB7D72" w:rsidRPr="00AB7D72" w:rsidRDefault="00AB7D72" w:rsidP="00AB7D72">
      <w:pPr>
        <w:numPr>
          <w:ilvl w:val="0"/>
          <w:numId w:val="5"/>
        </w:numPr>
        <w:spacing w:line="360" w:lineRule="auto"/>
        <w:jc w:val="both"/>
        <w:rPr>
          <w:rFonts w:ascii="Arial" w:hAnsi="Arial" w:cs="Arial"/>
          <w:sz w:val="24"/>
          <w:szCs w:val="24"/>
        </w:rPr>
      </w:pPr>
      <w:r w:rsidRPr="00AB7D72">
        <w:rPr>
          <w:rFonts w:ascii="Arial" w:hAnsi="Arial" w:cs="Arial"/>
          <w:sz w:val="24"/>
          <w:szCs w:val="24"/>
        </w:rPr>
        <w:t>A proposta desse protocolo é atuar no quadro da alopecia de forma mais completa — controlando a miniaturização, equilibrando o couro cabeludo, prolongando a fase de crescimento dos fios e aumentando a densidade capilar ao longo do processo.</w:t>
      </w:r>
    </w:p>
    <w:p w14:paraId="6A2C46EE" w14:textId="77777777" w:rsidR="00AB7D72" w:rsidRPr="00AB7D72" w:rsidRDefault="00AB7D72" w:rsidP="00AB7D72">
      <w:pPr>
        <w:numPr>
          <w:ilvl w:val="0"/>
          <w:numId w:val="5"/>
        </w:numPr>
        <w:spacing w:line="360" w:lineRule="auto"/>
        <w:jc w:val="both"/>
        <w:rPr>
          <w:rFonts w:ascii="Arial" w:hAnsi="Arial" w:cs="Arial"/>
          <w:sz w:val="24"/>
          <w:szCs w:val="24"/>
        </w:rPr>
      </w:pPr>
      <w:r w:rsidRPr="00AB7D72">
        <w:rPr>
          <w:rFonts w:ascii="Arial" w:hAnsi="Arial" w:cs="Arial"/>
          <w:b/>
          <w:bCs/>
          <w:sz w:val="24"/>
          <w:szCs w:val="24"/>
        </w:rPr>
        <w:t>Objetivos Específicos</w:t>
      </w:r>
    </w:p>
    <w:p w14:paraId="3FAA0721" w14:textId="77777777" w:rsidR="00AB7D72" w:rsidRPr="00AB7D72" w:rsidRDefault="00AB7D72" w:rsidP="00AB7D72">
      <w:pPr>
        <w:numPr>
          <w:ilvl w:val="0"/>
          <w:numId w:val="5"/>
        </w:numPr>
        <w:spacing w:line="360" w:lineRule="auto"/>
        <w:jc w:val="both"/>
        <w:rPr>
          <w:rFonts w:ascii="Arial" w:hAnsi="Arial" w:cs="Arial"/>
          <w:sz w:val="24"/>
          <w:szCs w:val="24"/>
        </w:rPr>
      </w:pPr>
      <w:r w:rsidRPr="00AB7D72">
        <w:rPr>
          <w:rFonts w:ascii="Arial" w:hAnsi="Arial" w:cs="Arial"/>
          <w:sz w:val="24"/>
          <w:szCs w:val="24"/>
        </w:rPr>
        <w:t xml:space="preserve">Primeiro, trazer evidências de que a AAF vai além da genética e dos hormônios. Existem outros fatores que influenciam o quadro. </w:t>
      </w:r>
    </w:p>
    <w:p w14:paraId="78E061B0" w14:textId="77777777" w:rsidR="00AB7D72" w:rsidRPr="00AB7D72" w:rsidRDefault="00AB7D72" w:rsidP="00AB7D72">
      <w:pPr>
        <w:numPr>
          <w:ilvl w:val="0"/>
          <w:numId w:val="5"/>
        </w:numPr>
        <w:spacing w:line="360" w:lineRule="auto"/>
        <w:jc w:val="both"/>
        <w:rPr>
          <w:rFonts w:ascii="Arial" w:hAnsi="Arial" w:cs="Arial"/>
          <w:sz w:val="24"/>
          <w:szCs w:val="24"/>
        </w:rPr>
      </w:pPr>
      <w:proofErr w:type="gramStart"/>
      <w:r w:rsidRPr="00AB7D72">
        <w:rPr>
          <w:rFonts w:ascii="Arial" w:hAnsi="Arial" w:cs="Arial"/>
          <w:sz w:val="24"/>
          <w:szCs w:val="24"/>
        </w:rPr>
        <w:t>Segundo, mostrar</w:t>
      </w:r>
      <w:proofErr w:type="gramEnd"/>
      <w:r w:rsidRPr="00AB7D72">
        <w:rPr>
          <w:rFonts w:ascii="Arial" w:hAnsi="Arial" w:cs="Arial"/>
          <w:sz w:val="24"/>
          <w:szCs w:val="24"/>
        </w:rPr>
        <w:t xml:space="preserve"> como a presença da </w:t>
      </w:r>
      <w:r w:rsidRPr="00AB7D72">
        <w:rPr>
          <w:rFonts w:ascii="Arial" w:hAnsi="Arial" w:cs="Arial"/>
          <w:i/>
          <w:iCs/>
          <w:sz w:val="24"/>
          <w:szCs w:val="24"/>
        </w:rPr>
        <w:t xml:space="preserve">H. </w:t>
      </w:r>
      <w:proofErr w:type="spellStart"/>
      <w:r w:rsidRPr="00AB7D72">
        <w:rPr>
          <w:rFonts w:ascii="Arial" w:hAnsi="Arial" w:cs="Arial"/>
          <w:i/>
          <w:iCs/>
          <w:sz w:val="24"/>
          <w:szCs w:val="24"/>
        </w:rPr>
        <w:t>pylori</w:t>
      </w:r>
      <w:proofErr w:type="spellEnd"/>
      <w:r w:rsidRPr="00AB7D72">
        <w:rPr>
          <w:rFonts w:ascii="Arial" w:hAnsi="Arial" w:cs="Arial"/>
          <w:sz w:val="24"/>
          <w:szCs w:val="24"/>
        </w:rPr>
        <w:t xml:space="preserve"> e o desequilíbrio intestinal podem estar acelerando a queda — não como causa isolada, mas como parte de uma cadeia que enfraquece o folículo por dentro.</w:t>
      </w:r>
    </w:p>
    <w:p w14:paraId="5310A1EF" w14:textId="77777777" w:rsidR="00AB7D72" w:rsidRPr="00AB7D72" w:rsidRDefault="00AB7D72" w:rsidP="00AB7D72">
      <w:pPr>
        <w:numPr>
          <w:ilvl w:val="0"/>
          <w:numId w:val="5"/>
        </w:numPr>
        <w:spacing w:line="360" w:lineRule="auto"/>
        <w:jc w:val="both"/>
        <w:rPr>
          <w:rFonts w:ascii="Arial" w:hAnsi="Arial" w:cs="Arial"/>
          <w:sz w:val="24"/>
          <w:szCs w:val="24"/>
        </w:rPr>
      </w:pPr>
      <w:r w:rsidRPr="00AB7D72">
        <w:rPr>
          <w:rFonts w:ascii="Arial" w:hAnsi="Arial" w:cs="Arial"/>
          <w:sz w:val="24"/>
          <w:szCs w:val="24"/>
        </w:rPr>
        <w:t xml:space="preserve">Por último, apresentar um protocolo que una microcorrentes e intradermoterapia numa conduta pensada </w:t>
      </w:r>
      <w:proofErr w:type="gramStart"/>
      <w:r w:rsidRPr="00AB7D72">
        <w:rPr>
          <w:rFonts w:ascii="Arial" w:hAnsi="Arial" w:cs="Arial"/>
          <w:sz w:val="24"/>
          <w:szCs w:val="24"/>
        </w:rPr>
        <w:t>pra</w:t>
      </w:r>
      <w:proofErr w:type="gramEnd"/>
      <w:r w:rsidRPr="00AB7D72">
        <w:rPr>
          <w:rFonts w:ascii="Arial" w:hAnsi="Arial" w:cs="Arial"/>
          <w:sz w:val="24"/>
          <w:szCs w:val="24"/>
        </w:rPr>
        <w:t xml:space="preserve"> esse caso, onde tratar só o sintoma visível não seria suficiente.</w:t>
      </w:r>
    </w:p>
    <w:p w14:paraId="4B3DF912" w14:textId="77777777" w:rsidR="00D36D88" w:rsidRPr="00FA1550" w:rsidRDefault="00D36D88" w:rsidP="00D36D88">
      <w:pPr>
        <w:spacing w:line="360" w:lineRule="auto"/>
        <w:ind w:left="720"/>
        <w:jc w:val="both"/>
        <w:rPr>
          <w:rFonts w:ascii="Arial" w:hAnsi="Arial" w:cs="Arial"/>
          <w:sz w:val="24"/>
          <w:szCs w:val="24"/>
        </w:rPr>
      </w:pPr>
    </w:p>
    <w:p w14:paraId="251CA3C3" w14:textId="77777777" w:rsidR="00933C01" w:rsidRPr="008B3117" w:rsidRDefault="00933C01" w:rsidP="008B3117">
      <w:pPr>
        <w:tabs>
          <w:tab w:val="center" w:pos="4252"/>
          <w:tab w:val="left" w:pos="5882"/>
        </w:tabs>
        <w:spacing w:line="360" w:lineRule="auto"/>
        <w:jc w:val="both"/>
        <w:rPr>
          <w:rFonts w:ascii="Arial" w:hAnsi="Arial" w:cs="Arial"/>
          <w:sz w:val="24"/>
          <w:szCs w:val="24"/>
        </w:rPr>
      </w:pPr>
    </w:p>
    <w:p w14:paraId="582BD88A" w14:textId="77777777" w:rsidR="008972FF" w:rsidRDefault="008972FF" w:rsidP="008B3117">
      <w:pPr>
        <w:tabs>
          <w:tab w:val="center" w:pos="4252"/>
          <w:tab w:val="left" w:pos="5882"/>
        </w:tabs>
        <w:spacing w:line="360" w:lineRule="auto"/>
        <w:jc w:val="both"/>
        <w:rPr>
          <w:rFonts w:ascii="Arial" w:hAnsi="Arial" w:cs="Arial"/>
          <w:sz w:val="24"/>
          <w:szCs w:val="24"/>
        </w:rPr>
      </w:pPr>
    </w:p>
    <w:p w14:paraId="314EC521" w14:textId="77777777" w:rsidR="008972FF" w:rsidRDefault="008972FF" w:rsidP="008B3117">
      <w:pPr>
        <w:tabs>
          <w:tab w:val="center" w:pos="4252"/>
          <w:tab w:val="left" w:pos="5882"/>
        </w:tabs>
        <w:spacing w:line="360" w:lineRule="auto"/>
        <w:jc w:val="both"/>
        <w:rPr>
          <w:rFonts w:ascii="Arial" w:hAnsi="Arial" w:cs="Arial"/>
          <w:sz w:val="24"/>
          <w:szCs w:val="24"/>
        </w:rPr>
      </w:pPr>
    </w:p>
    <w:p w14:paraId="6DFDC376" w14:textId="77777777" w:rsidR="008972FF" w:rsidRDefault="008972FF" w:rsidP="008B3117">
      <w:pPr>
        <w:tabs>
          <w:tab w:val="center" w:pos="4252"/>
          <w:tab w:val="left" w:pos="5882"/>
        </w:tabs>
        <w:spacing w:line="360" w:lineRule="auto"/>
        <w:jc w:val="both"/>
        <w:rPr>
          <w:rFonts w:ascii="Arial" w:hAnsi="Arial" w:cs="Arial"/>
          <w:sz w:val="24"/>
          <w:szCs w:val="24"/>
        </w:rPr>
      </w:pPr>
    </w:p>
    <w:p w14:paraId="3347CA9A" w14:textId="77777777" w:rsidR="008972FF" w:rsidRDefault="008972FF" w:rsidP="008B3117">
      <w:pPr>
        <w:tabs>
          <w:tab w:val="center" w:pos="4252"/>
          <w:tab w:val="left" w:pos="5882"/>
        </w:tabs>
        <w:spacing w:line="360" w:lineRule="auto"/>
        <w:jc w:val="both"/>
        <w:rPr>
          <w:rFonts w:ascii="Arial" w:hAnsi="Arial" w:cs="Arial"/>
          <w:sz w:val="24"/>
          <w:szCs w:val="24"/>
        </w:rPr>
      </w:pPr>
    </w:p>
    <w:p w14:paraId="423F6DB9" w14:textId="77777777" w:rsidR="008972FF" w:rsidRDefault="008972FF" w:rsidP="008B3117">
      <w:pPr>
        <w:tabs>
          <w:tab w:val="center" w:pos="4252"/>
          <w:tab w:val="left" w:pos="5882"/>
        </w:tabs>
        <w:spacing w:line="360" w:lineRule="auto"/>
        <w:jc w:val="both"/>
        <w:rPr>
          <w:rFonts w:ascii="Arial" w:hAnsi="Arial" w:cs="Arial"/>
          <w:sz w:val="24"/>
          <w:szCs w:val="24"/>
        </w:rPr>
      </w:pPr>
    </w:p>
    <w:p w14:paraId="555A6D8F" w14:textId="77777777" w:rsidR="00AB7D72" w:rsidRDefault="00AB7D72" w:rsidP="008B3117">
      <w:pPr>
        <w:tabs>
          <w:tab w:val="center" w:pos="4252"/>
          <w:tab w:val="left" w:pos="5882"/>
        </w:tabs>
        <w:spacing w:line="360" w:lineRule="auto"/>
        <w:jc w:val="both"/>
        <w:rPr>
          <w:rFonts w:ascii="Arial" w:hAnsi="Arial" w:cs="Arial"/>
          <w:sz w:val="24"/>
          <w:szCs w:val="24"/>
        </w:rPr>
      </w:pPr>
    </w:p>
    <w:p w14:paraId="2764EE43" w14:textId="77777777" w:rsidR="00AB7D72" w:rsidRDefault="00AB7D72" w:rsidP="008B3117">
      <w:pPr>
        <w:tabs>
          <w:tab w:val="center" w:pos="4252"/>
          <w:tab w:val="left" w:pos="5882"/>
        </w:tabs>
        <w:spacing w:line="360" w:lineRule="auto"/>
        <w:jc w:val="both"/>
        <w:rPr>
          <w:rFonts w:ascii="Arial" w:hAnsi="Arial" w:cs="Arial"/>
          <w:sz w:val="24"/>
          <w:szCs w:val="24"/>
        </w:rPr>
      </w:pPr>
    </w:p>
    <w:p w14:paraId="5A5FBD55" w14:textId="77777777" w:rsidR="00AB7D72" w:rsidRDefault="00AB7D72" w:rsidP="008B3117">
      <w:pPr>
        <w:tabs>
          <w:tab w:val="center" w:pos="4252"/>
          <w:tab w:val="left" w:pos="5882"/>
        </w:tabs>
        <w:spacing w:line="360" w:lineRule="auto"/>
        <w:jc w:val="both"/>
        <w:rPr>
          <w:rFonts w:ascii="Arial" w:hAnsi="Arial" w:cs="Arial"/>
          <w:sz w:val="24"/>
          <w:szCs w:val="24"/>
        </w:rPr>
      </w:pPr>
    </w:p>
    <w:p w14:paraId="68AB2DA6" w14:textId="77777777" w:rsidR="00AB7D72" w:rsidRDefault="00AB7D72" w:rsidP="008B3117">
      <w:pPr>
        <w:tabs>
          <w:tab w:val="center" w:pos="4252"/>
          <w:tab w:val="left" w:pos="5882"/>
        </w:tabs>
        <w:spacing w:line="360" w:lineRule="auto"/>
        <w:jc w:val="both"/>
        <w:rPr>
          <w:rFonts w:ascii="Arial" w:hAnsi="Arial" w:cs="Arial"/>
          <w:sz w:val="24"/>
          <w:szCs w:val="24"/>
        </w:rPr>
      </w:pPr>
    </w:p>
    <w:p w14:paraId="35E7E2C0" w14:textId="77777777" w:rsidR="00AB7D72" w:rsidRDefault="00AB7D72" w:rsidP="008B3117">
      <w:pPr>
        <w:tabs>
          <w:tab w:val="center" w:pos="4252"/>
          <w:tab w:val="left" w:pos="5882"/>
        </w:tabs>
        <w:spacing w:line="360" w:lineRule="auto"/>
        <w:jc w:val="both"/>
        <w:rPr>
          <w:rFonts w:ascii="Arial" w:hAnsi="Arial" w:cs="Arial"/>
          <w:sz w:val="24"/>
          <w:szCs w:val="24"/>
        </w:rPr>
      </w:pPr>
    </w:p>
    <w:p w14:paraId="459957A3" w14:textId="77777777" w:rsidR="00AB7D72" w:rsidRDefault="00AB7D72" w:rsidP="008B3117">
      <w:pPr>
        <w:tabs>
          <w:tab w:val="center" w:pos="4252"/>
          <w:tab w:val="left" w:pos="5882"/>
        </w:tabs>
        <w:spacing w:line="360" w:lineRule="auto"/>
        <w:jc w:val="both"/>
        <w:rPr>
          <w:rFonts w:ascii="Arial" w:hAnsi="Arial" w:cs="Arial"/>
          <w:sz w:val="24"/>
          <w:szCs w:val="24"/>
        </w:rPr>
      </w:pPr>
    </w:p>
    <w:p w14:paraId="4379481F" w14:textId="77777777" w:rsidR="00AB7D72" w:rsidRDefault="00AB7D72" w:rsidP="008B3117">
      <w:pPr>
        <w:tabs>
          <w:tab w:val="center" w:pos="4252"/>
          <w:tab w:val="left" w:pos="5882"/>
        </w:tabs>
        <w:spacing w:line="360" w:lineRule="auto"/>
        <w:jc w:val="both"/>
        <w:rPr>
          <w:rFonts w:ascii="Arial" w:hAnsi="Arial" w:cs="Arial"/>
          <w:sz w:val="24"/>
          <w:szCs w:val="24"/>
        </w:rPr>
      </w:pPr>
    </w:p>
    <w:p w14:paraId="4465709A" w14:textId="77777777" w:rsidR="00AB7D72" w:rsidRDefault="00AB7D72" w:rsidP="008B3117">
      <w:pPr>
        <w:tabs>
          <w:tab w:val="center" w:pos="4252"/>
          <w:tab w:val="left" w:pos="5882"/>
        </w:tabs>
        <w:spacing w:line="360" w:lineRule="auto"/>
        <w:jc w:val="both"/>
        <w:rPr>
          <w:rFonts w:ascii="Arial" w:hAnsi="Arial" w:cs="Arial"/>
          <w:sz w:val="24"/>
          <w:szCs w:val="24"/>
        </w:rPr>
      </w:pPr>
    </w:p>
    <w:p w14:paraId="73D7B865" w14:textId="77777777" w:rsidR="00AB7D72" w:rsidRDefault="00AB7D72" w:rsidP="008B3117">
      <w:pPr>
        <w:tabs>
          <w:tab w:val="center" w:pos="4252"/>
          <w:tab w:val="left" w:pos="5882"/>
        </w:tabs>
        <w:spacing w:line="360" w:lineRule="auto"/>
        <w:jc w:val="both"/>
        <w:rPr>
          <w:rFonts w:ascii="Arial" w:hAnsi="Arial" w:cs="Arial"/>
          <w:sz w:val="24"/>
          <w:szCs w:val="24"/>
        </w:rPr>
      </w:pPr>
    </w:p>
    <w:p w14:paraId="202C918F" w14:textId="77777777" w:rsidR="00AB7D72" w:rsidRDefault="00AB7D72" w:rsidP="008B3117">
      <w:pPr>
        <w:tabs>
          <w:tab w:val="center" w:pos="4252"/>
          <w:tab w:val="left" w:pos="5882"/>
        </w:tabs>
        <w:spacing w:line="360" w:lineRule="auto"/>
        <w:jc w:val="both"/>
        <w:rPr>
          <w:rFonts w:ascii="Arial" w:hAnsi="Arial" w:cs="Arial"/>
          <w:sz w:val="24"/>
          <w:szCs w:val="24"/>
        </w:rPr>
      </w:pPr>
    </w:p>
    <w:p w14:paraId="63343D95" w14:textId="77777777" w:rsidR="00AB7D72" w:rsidRDefault="00AB7D72" w:rsidP="008B3117">
      <w:pPr>
        <w:tabs>
          <w:tab w:val="center" w:pos="4252"/>
          <w:tab w:val="left" w:pos="5882"/>
        </w:tabs>
        <w:spacing w:line="360" w:lineRule="auto"/>
        <w:jc w:val="both"/>
        <w:rPr>
          <w:rFonts w:ascii="Arial" w:hAnsi="Arial" w:cs="Arial"/>
          <w:sz w:val="24"/>
          <w:szCs w:val="24"/>
        </w:rPr>
      </w:pPr>
    </w:p>
    <w:p w14:paraId="2B8E2D69" w14:textId="77777777" w:rsidR="00AB7D72" w:rsidRDefault="00AB7D72" w:rsidP="008B3117">
      <w:pPr>
        <w:tabs>
          <w:tab w:val="center" w:pos="4252"/>
          <w:tab w:val="left" w:pos="5882"/>
        </w:tabs>
        <w:spacing w:line="360" w:lineRule="auto"/>
        <w:jc w:val="both"/>
        <w:rPr>
          <w:rFonts w:ascii="Arial" w:hAnsi="Arial" w:cs="Arial"/>
          <w:sz w:val="24"/>
          <w:szCs w:val="24"/>
        </w:rPr>
      </w:pPr>
    </w:p>
    <w:p w14:paraId="56C33380" w14:textId="6434376E" w:rsidR="00933C01" w:rsidRDefault="00933C01" w:rsidP="008B3117">
      <w:pPr>
        <w:tabs>
          <w:tab w:val="center" w:pos="4252"/>
          <w:tab w:val="left" w:pos="5882"/>
        </w:tabs>
        <w:spacing w:line="360" w:lineRule="auto"/>
        <w:jc w:val="both"/>
        <w:rPr>
          <w:rFonts w:ascii="Arial" w:hAnsi="Arial" w:cs="Arial"/>
          <w:sz w:val="24"/>
          <w:szCs w:val="24"/>
        </w:rPr>
      </w:pPr>
      <w:r w:rsidRPr="008B3117">
        <w:rPr>
          <w:rFonts w:ascii="Arial" w:hAnsi="Arial" w:cs="Arial"/>
          <w:sz w:val="24"/>
          <w:szCs w:val="24"/>
        </w:rPr>
        <w:lastRenderedPageBreak/>
        <w:t xml:space="preserve">5 METODO: </w:t>
      </w:r>
    </w:p>
    <w:p w14:paraId="7CF6E0B9" w14:textId="78EC277E" w:rsidR="00FA1550" w:rsidRDefault="00E20217" w:rsidP="00E20217">
      <w:pPr>
        <w:tabs>
          <w:tab w:val="center" w:pos="4252"/>
          <w:tab w:val="left" w:pos="5882"/>
        </w:tabs>
        <w:spacing w:line="360" w:lineRule="auto"/>
        <w:ind w:firstLine="709"/>
        <w:jc w:val="both"/>
        <w:rPr>
          <w:rFonts w:ascii="Arial" w:hAnsi="Arial" w:cs="Arial"/>
          <w:sz w:val="24"/>
          <w:szCs w:val="24"/>
        </w:rPr>
      </w:pPr>
      <w:r>
        <w:rPr>
          <w:rFonts w:ascii="Arial" w:hAnsi="Arial" w:cs="Arial"/>
          <w:sz w:val="24"/>
          <w:szCs w:val="24"/>
        </w:rPr>
        <w:tab/>
      </w:r>
      <w:r w:rsidR="00FA1550">
        <w:rPr>
          <w:rFonts w:ascii="Arial" w:hAnsi="Arial" w:cs="Arial"/>
          <w:sz w:val="24"/>
          <w:szCs w:val="24"/>
        </w:rPr>
        <w:t xml:space="preserve">A presente pesquisa se trata de um método qualitativo e estudo de caso, com a amostragem geral de uma paciente que se encontra na faixa etária de 60 anos e que apresenta interferentes para seu tratamento. O referencial teórico conta com pesquisas no Pub Med, </w:t>
      </w:r>
      <w:proofErr w:type="spellStart"/>
      <w:r w:rsidR="00FA1550">
        <w:rPr>
          <w:rFonts w:ascii="Arial" w:hAnsi="Arial" w:cs="Arial"/>
          <w:sz w:val="24"/>
          <w:szCs w:val="24"/>
        </w:rPr>
        <w:t>Scielo</w:t>
      </w:r>
      <w:proofErr w:type="spellEnd"/>
      <w:r w:rsidR="00FA1550">
        <w:rPr>
          <w:rFonts w:ascii="Arial" w:hAnsi="Arial" w:cs="Arial"/>
          <w:sz w:val="24"/>
          <w:szCs w:val="24"/>
        </w:rPr>
        <w:t xml:space="preserve"> e </w:t>
      </w:r>
      <w:r>
        <w:rPr>
          <w:rFonts w:ascii="Arial" w:hAnsi="Arial" w:cs="Arial"/>
          <w:sz w:val="24"/>
          <w:szCs w:val="24"/>
        </w:rPr>
        <w:t xml:space="preserve">Revistas de dermatologia, registro de aplicabilidade da pesquisa será com base em fichas de anamnese (anexo I), registro fotográficos para evolução e apresentação dos resultados, bem como presença de avaliação via tricoscopia. </w:t>
      </w:r>
    </w:p>
    <w:p w14:paraId="7C82DD17" w14:textId="77777777" w:rsidR="00A9389D" w:rsidRDefault="00E20217" w:rsidP="00A9389D">
      <w:pPr>
        <w:tabs>
          <w:tab w:val="center" w:pos="4252"/>
          <w:tab w:val="left" w:pos="5882"/>
        </w:tabs>
        <w:spacing w:line="360" w:lineRule="auto"/>
        <w:ind w:firstLine="709"/>
        <w:jc w:val="both"/>
        <w:rPr>
          <w:rFonts w:ascii="Arial" w:hAnsi="Arial" w:cs="Arial"/>
          <w:sz w:val="24"/>
          <w:szCs w:val="24"/>
        </w:rPr>
      </w:pPr>
      <w:r>
        <w:rPr>
          <w:rFonts w:ascii="Arial" w:hAnsi="Arial" w:cs="Arial"/>
          <w:sz w:val="24"/>
          <w:szCs w:val="24"/>
        </w:rPr>
        <w:t>A utilização do protocolo para aplicabilidade conta com recursos de eletroterapia para tratar a inflamação do couro cabeludo e uso de injetáveis no caso de mesclas.</w:t>
      </w:r>
    </w:p>
    <w:p w14:paraId="501DD9DD" w14:textId="0C248C9A" w:rsidR="00A9389D" w:rsidRPr="008B3117" w:rsidRDefault="002F43DB" w:rsidP="00A9389D">
      <w:pPr>
        <w:tabs>
          <w:tab w:val="center" w:pos="4252"/>
          <w:tab w:val="left" w:pos="5882"/>
        </w:tabs>
        <w:spacing w:line="360" w:lineRule="auto"/>
        <w:ind w:firstLine="709"/>
        <w:jc w:val="both"/>
        <w:rPr>
          <w:rFonts w:ascii="Arial" w:hAnsi="Arial" w:cs="Arial"/>
          <w:sz w:val="24"/>
          <w:szCs w:val="24"/>
        </w:rPr>
      </w:pPr>
      <w:r w:rsidRPr="002F43DB">
        <w:rPr>
          <w:rFonts w:ascii="Arial" w:hAnsi="Arial" w:cs="Arial"/>
          <w:sz w:val="24"/>
          <w:szCs w:val="24"/>
          <w:highlight w:val="yellow"/>
        </w:rPr>
        <w:t>Descrever</w:t>
      </w:r>
      <w:r>
        <w:rPr>
          <w:rFonts w:ascii="Arial" w:hAnsi="Arial" w:cs="Arial"/>
          <w:sz w:val="24"/>
          <w:szCs w:val="24"/>
        </w:rPr>
        <w:t xml:space="preserve"> ... </w:t>
      </w:r>
      <w:r w:rsidR="00A9389D">
        <w:rPr>
          <w:rFonts w:ascii="Arial" w:hAnsi="Arial" w:cs="Arial"/>
          <w:sz w:val="24"/>
          <w:szCs w:val="24"/>
        </w:rPr>
        <w:t xml:space="preserve">tratamento sistêmico – semana 1 a 8. </w:t>
      </w:r>
      <w:r w:rsidR="00A9389D" w:rsidRPr="008B3117">
        <w:rPr>
          <w:rFonts w:ascii="Arial" w:hAnsi="Arial" w:cs="Arial"/>
          <w:sz w:val="24"/>
          <w:szCs w:val="24"/>
        </w:rPr>
        <w:t>Antes de iniciar o tratamento capilar local, é imperativo tratar as causas sistêmicas:</w:t>
      </w:r>
    </w:p>
    <w:p w14:paraId="243BD4FE" w14:textId="77777777" w:rsidR="00A9389D" w:rsidRPr="00A9389D" w:rsidRDefault="00A9389D" w:rsidP="00A9389D">
      <w:pPr>
        <w:spacing w:line="360" w:lineRule="auto"/>
        <w:ind w:left="431"/>
        <w:jc w:val="both"/>
        <w:rPr>
          <w:rFonts w:ascii="Arial" w:hAnsi="Arial" w:cs="Arial"/>
          <w:sz w:val="24"/>
          <w:szCs w:val="24"/>
        </w:rPr>
      </w:pPr>
      <w:r w:rsidRPr="00A9389D">
        <w:rPr>
          <w:rFonts w:ascii="Arial" w:hAnsi="Arial" w:cs="Arial"/>
          <w:sz w:val="24"/>
          <w:szCs w:val="24"/>
        </w:rPr>
        <w:t xml:space="preserve">• Erradicação do H. </w:t>
      </w:r>
      <w:proofErr w:type="spellStart"/>
      <w:r w:rsidRPr="00A9389D">
        <w:rPr>
          <w:rFonts w:ascii="Arial" w:hAnsi="Arial" w:cs="Arial"/>
          <w:sz w:val="24"/>
          <w:szCs w:val="24"/>
        </w:rPr>
        <w:t>pylori</w:t>
      </w:r>
      <w:proofErr w:type="spellEnd"/>
      <w:r w:rsidRPr="00A9389D">
        <w:rPr>
          <w:rFonts w:ascii="Arial" w:hAnsi="Arial" w:cs="Arial"/>
          <w:sz w:val="24"/>
          <w:szCs w:val="24"/>
        </w:rPr>
        <w:t>: Terapia tríplice ou quádrupla conforme protocolo do gastroenterologista;</w:t>
      </w:r>
    </w:p>
    <w:p w14:paraId="2666E8B8" w14:textId="77777777" w:rsidR="00A9389D" w:rsidRPr="00A9389D" w:rsidRDefault="00A9389D" w:rsidP="00A9389D">
      <w:pPr>
        <w:spacing w:line="360" w:lineRule="auto"/>
        <w:ind w:left="431"/>
        <w:jc w:val="both"/>
        <w:rPr>
          <w:rFonts w:ascii="Arial" w:hAnsi="Arial" w:cs="Arial"/>
          <w:sz w:val="24"/>
          <w:szCs w:val="24"/>
        </w:rPr>
      </w:pPr>
      <w:r w:rsidRPr="00A9389D">
        <w:rPr>
          <w:rFonts w:ascii="Arial" w:hAnsi="Arial" w:cs="Arial"/>
          <w:sz w:val="24"/>
          <w:szCs w:val="24"/>
        </w:rPr>
        <w:t>• Reposição de micronutrientes: Suplementação de ferro, vitamina B12, zinco e demais nutrientes deficientes, confirmados por exames laboratoriais;</w:t>
      </w:r>
    </w:p>
    <w:p w14:paraId="54FAA984" w14:textId="77777777" w:rsidR="00A9389D" w:rsidRPr="00A9389D" w:rsidRDefault="00A9389D" w:rsidP="00A9389D">
      <w:pPr>
        <w:spacing w:line="360" w:lineRule="auto"/>
        <w:ind w:left="431"/>
        <w:jc w:val="both"/>
        <w:rPr>
          <w:rFonts w:ascii="Arial" w:hAnsi="Arial" w:cs="Arial"/>
          <w:sz w:val="24"/>
          <w:szCs w:val="24"/>
        </w:rPr>
      </w:pPr>
      <w:r w:rsidRPr="00A9389D">
        <w:rPr>
          <w:rFonts w:ascii="Arial" w:hAnsi="Arial" w:cs="Arial"/>
          <w:sz w:val="24"/>
          <w:szCs w:val="24"/>
        </w:rPr>
        <w:t>• Restauração da microbiota intestinal: Probióticos de alta complexidade, prebióticos e dieta anti-inflamatória;</w:t>
      </w:r>
    </w:p>
    <w:p w14:paraId="2F462284" w14:textId="77777777" w:rsidR="00A9389D" w:rsidRPr="00A9389D" w:rsidRDefault="00A9389D" w:rsidP="00A9389D">
      <w:pPr>
        <w:spacing w:line="360" w:lineRule="auto"/>
        <w:ind w:left="431"/>
        <w:jc w:val="both"/>
        <w:rPr>
          <w:rFonts w:ascii="Arial" w:hAnsi="Arial" w:cs="Arial"/>
          <w:sz w:val="24"/>
          <w:szCs w:val="24"/>
        </w:rPr>
      </w:pPr>
      <w:r w:rsidRPr="00A9389D">
        <w:rPr>
          <w:rFonts w:ascii="Arial" w:hAnsi="Arial" w:cs="Arial"/>
          <w:sz w:val="24"/>
          <w:szCs w:val="24"/>
        </w:rPr>
        <w:t>• Suporte emocional: Acompanhamento psicológico/psiquiátrico para processamento do luto e manejo do estresse;</w:t>
      </w:r>
    </w:p>
    <w:p w14:paraId="30A6FB92" w14:textId="77777777" w:rsidR="00A9389D" w:rsidRDefault="00A9389D" w:rsidP="00A9389D">
      <w:pPr>
        <w:spacing w:line="360" w:lineRule="auto"/>
        <w:ind w:left="431"/>
        <w:jc w:val="both"/>
        <w:rPr>
          <w:rFonts w:ascii="Arial" w:hAnsi="Arial" w:cs="Arial"/>
          <w:sz w:val="24"/>
          <w:szCs w:val="24"/>
        </w:rPr>
      </w:pPr>
      <w:r w:rsidRPr="00A9389D">
        <w:rPr>
          <w:rFonts w:ascii="Arial" w:hAnsi="Arial" w:cs="Arial"/>
          <w:sz w:val="24"/>
          <w:szCs w:val="24"/>
        </w:rPr>
        <w:t>• Manejo antioxidante sistêmico:</w:t>
      </w:r>
      <w:r w:rsidRPr="008B3117">
        <w:rPr>
          <w:rFonts w:ascii="Arial" w:hAnsi="Arial" w:cs="Arial"/>
          <w:b/>
          <w:bCs/>
          <w:sz w:val="24"/>
          <w:szCs w:val="24"/>
        </w:rPr>
        <w:t xml:space="preserve"> </w:t>
      </w:r>
      <w:r w:rsidRPr="008B3117">
        <w:rPr>
          <w:rFonts w:ascii="Arial" w:hAnsi="Arial" w:cs="Arial"/>
          <w:sz w:val="24"/>
          <w:szCs w:val="24"/>
        </w:rPr>
        <w:t>Suplementação com antioxidantes (vitamina C, vitamina E, selênio, coenzima Q10).</w:t>
      </w:r>
    </w:p>
    <w:p w14:paraId="5976E096" w14:textId="23ACE7FB" w:rsidR="00A9389D" w:rsidRPr="008B3117" w:rsidRDefault="00A9389D" w:rsidP="00A9389D">
      <w:pPr>
        <w:spacing w:line="360" w:lineRule="auto"/>
        <w:ind w:left="431"/>
        <w:jc w:val="both"/>
        <w:rPr>
          <w:rFonts w:ascii="Arial" w:hAnsi="Arial" w:cs="Arial"/>
          <w:sz w:val="24"/>
          <w:szCs w:val="24"/>
        </w:rPr>
      </w:pPr>
      <w:r>
        <w:rPr>
          <w:rFonts w:ascii="Arial" w:hAnsi="Arial" w:cs="Arial"/>
          <w:sz w:val="24"/>
          <w:szCs w:val="24"/>
        </w:rPr>
        <w:t xml:space="preserve">: tratamento capilar local – semana 4 a 24. </w:t>
      </w:r>
      <w:r w:rsidRPr="008B3117">
        <w:rPr>
          <w:rFonts w:ascii="Arial" w:hAnsi="Arial" w:cs="Arial"/>
          <w:sz w:val="24"/>
          <w:szCs w:val="24"/>
        </w:rPr>
        <w:t>Com início a partir da 4ª semana (concomitante ao tratamento sistêmico):</w:t>
      </w:r>
    </w:p>
    <w:p w14:paraId="5AF40652" w14:textId="46EA75FB" w:rsidR="00A9389D" w:rsidRPr="00A9389D" w:rsidRDefault="00A9389D" w:rsidP="00A9389D">
      <w:pPr>
        <w:pStyle w:val="PargrafodaLista"/>
        <w:numPr>
          <w:ilvl w:val="0"/>
          <w:numId w:val="1"/>
        </w:numPr>
        <w:spacing w:line="360" w:lineRule="auto"/>
        <w:jc w:val="both"/>
        <w:rPr>
          <w:rFonts w:ascii="Arial" w:hAnsi="Arial" w:cs="Arial"/>
          <w:sz w:val="24"/>
          <w:szCs w:val="24"/>
        </w:rPr>
      </w:pPr>
      <w:r w:rsidRPr="00A9389D">
        <w:rPr>
          <w:rFonts w:ascii="Arial" w:hAnsi="Arial" w:cs="Arial"/>
          <w:sz w:val="24"/>
          <w:szCs w:val="24"/>
        </w:rPr>
        <w:t>Microcorrentes:</w:t>
      </w:r>
      <w:r>
        <w:rPr>
          <w:rFonts w:ascii="Arial" w:hAnsi="Arial" w:cs="Arial"/>
          <w:sz w:val="24"/>
          <w:szCs w:val="24"/>
        </w:rPr>
        <w:t xml:space="preserve"> </w:t>
      </w:r>
      <w:r w:rsidRPr="00A9389D">
        <w:rPr>
          <w:rFonts w:ascii="Arial" w:hAnsi="Arial" w:cs="Arial"/>
          <w:sz w:val="24"/>
          <w:szCs w:val="24"/>
        </w:rPr>
        <w:t>Frequência: 2x por semana nas primeiras 8 semanas, seguida de 1x por semana por mais 12 semanas;</w:t>
      </w:r>
    </w:p>
    <w:p w14:paraId="090F9840" w14:textId="0A258C49" w:rsidR="00A56187" w:rsidRDefault="00A9389D" w:rsidP="00A56187">
      <w:pPr>
        <w:spacing w:line="360" w:lineRule="auto"/>
        <w:ind w:left="431"/>
        <w:jc w:val="both"/>
        <w:rPr>
          <w:rFonts w:ascii="Arial" w:hAnsi="Arial" w:cs="Arial"/>
          <w:sz w:val="24"/>
          <w:szCs w:val="24"/>
        </w:rPr>
      </w:pPr>
      <w:r w:rsidRPr="008B3117">
        <w:rPr>
          <w:rFonts w:ascii="Arial" w:hAnsi="Arial" w:cs="Arial"/>
          <w:sz w:val="24"/>
          <w:szCs w:val="24"/>
        </w:rPr>
        <w:t>Objetivo</w:t>
      </w:r>
      <w:r w:rsidR="00A56187">
        <w:rPr>
          <w:rFonts w:ascii="Arial" w:hAnsi="Arial" w:cs="Arial"/>
          <w:sz w:val="24"/>
          <w:szCs w:val="24"/>
        </w:rPr>
        <w:t xml:space="preserve"> das microcorrentes</w:t>
      </w:r>
      <w:r w:rsidRPr="008B3117">
        <w:rPr>
          <w:rFonts w:ascii="Arial" w:hAnsi="Arial" w:cs="Arial"/>
          <w:sz w:val="24"/>
          <w:szCs w:val="24"/>
        </w:rPr>
        <w:t xml:space="preserve">: Reativação das células da papila dérmica, estímulo à </w:t>
      </w:r>
      <w:proofErr w:type="spellStart"/>
      <w:r w:rsidRPr="008B3117">
        <w:rPr>
          <w:rFonts w:ascii="Arial" w:hAnsi="Arial" w:cs="Arial"/>
          <w:sz w:val="24"/>
          <w:szCs w:val="24"/>
        </w:rPr>
        <w:t>neoangiogênese</w:t>
      </w:r>
      <w:proofErr w:type="spellEnd"/>
      <w:r w:rsidRPr="008B3117">
        <w:rPr>
          <w:rFonts w:ascii="Arial" w:hAnsi="Arial" w:cs="Arial"/>
          <w:sz w:val="24"/>
          <w:szCs w:val="24"/>
        </w:rPr>
        <w:t xml:space="preserve"> e promoção da transição telógena → anágena.</w:t>
      </w:r>
    </w:p>
    <w:p w14:paraId="66A77349" w14:textId="221D2204" w:rsidR="00A9389D" w:rsidRPr="008B3117" w:rsidRDefault="00A9389D" w:rsidP="00A56187">
      <w:pPr>
        <w:spacing w:line="360" w:lineRule="auto"/>
        <w:ind w:left="431"/>
        <w:jc w:val="both"/>
        <w:rPr>
          <w:rFonts w:ascii="Arial" w:hAnsi="Arial" w:cs="Arial"/>
          <w:sz w:val="24"/>
          <w:szCs w:val="24"/>
        </w:rPr>
      </w:pPr>
      <w:r w:rsidRPr="00A56187">
        <w:rPr>
          <w:rFonts w:ascii="Arial" w:hAnsi="Arial" w:cs="Arial"/>
          <w:sz w:val="24"/>
          <w:szCs w:val="24"/>
        </w:rPr>
        <w:t>Mesoterapia Capilar PDRN (</w:t>
      </w:r>
      <w:proofErr w:type="spellStart"/>
      <w:r w:rsidRPr="00A56187">
        <w:rPr>
          <w:rFonts w:ascii="Arial" w:hAnsi="Arial" w:cs="Arial"/>
          <w:sz w:val="24"/>
          <w:szCs w:val="24"/>
        </w:rPr>
        <w:t>Polidesoxirribonucleotídeo</w:t>
      </w:r>
      <w:proofErr w:type="spellEnd"/>
      <w:r w:rsidRPr="00A56187">
        <w:rPr>
          <w:rFonts w:ascii="Arial" w:hAnsi="Arial" w:cs="Arial"/>
          <w:sz w:val="24"/>
          <w:szCs w:val="24"/>
        </w:rPr>
        <w:t>):</w:t>
      </w:r>
      <w:r w:rsidR="00A56187">
        <w:rPr>
          <w:rFonts w:ascii="Arial" w:hAnsi="Arial" w:cs="Arial"/>
          <w:sz w:val="24"/>
          <w:szCs w:val="24"/>
        </w:rPr>
        <w:t xml:space="preserve"> </w:t>
      </w:r>
      <w:r w:rsidRPr="008B3117">
        <w:rPr>
          <w:rFonts w:ascii="Arial" w:hAnsi="Arial" w:cs="Arial"/>
          <w:sz w:val="24"/>
          <w:szCs w:val="24"/>
        </w:rPr>
        <w:t>Protocolo</w:t>
      </w:r>
      <w:r w:rsidR="00A56187">
        <w:rPr>
          <w:rFonts w:ascii="Arial" w:hAnsi="Arial" w:cs="Arial"/>
          <w:sz w:val="24"/>
          <w:szCs w:val="24"/>
        </w:rPr>
        <w:t xml:space="preserve"> de</w:t>
      </w:r>
      <w:r w:rsidRPr="008B3117">
        <w:rPr>
          <w:rFonts w:ascii="Arial" w:hAnsi="Arial" w:cs="Arial"/>
          <w:sz w:val="24"/>
          <w:szCs w:val="24"/>
        </w:rPr>
        <w:t xml:space="preserve"> Injeções </w:t>
      </w:r>
      <w:proofErr w:type="spellStart"/>
      <w:r w:rsidRPr="008B3117">
        <w:rPr>
          <w:rFonts w:ascii="Arial" w:hAnsi="Arial" w:cs="Arial"/>
          <w:sz w:val="24"/>
          <w:szCs w:val="24"/>
        </w:rPr>
        <w:t>intra-perifoliculares</w:t>
      </w:r>
      <w:proofErr w:type="spellEnd"/>
      <w:r w:rsidRPr="008B3117">
        <w:rPr>
          <w:rFonts w:ascii="Arial" w:hAnsi="Arial" w:cs="Arial"/>
          <w:sz w:val="24"/>
          <w:szCs w:val="24"/>
        </w:rPr>
        <w:t xml:space="preserve"> de PDRN</w:t>
      </w:r>
      <w:r w:rsidRPr="008B3117">
        <w:rPr>
          <w:rFonts w:ascii="Arial" w:hAnsi="Arial" w:cs="Arial"/>
          <w:sz w:val="24"/>
          <w:szCs w:val="24"/>
          <w:highlight w:val="yellow"/>
        </w:rPr>
        <w:t xml:space="preserve">;(a </w:t>
      </w:r>
      <w:proofErr w:type="gramStart"/>
      <w:r w:rsidRPr="008B3117">
        <w:rPr>
          <w:rFonts w:ascii="Arial" w:hAnsi="Arial" w:cs="Arial"/>
          <w:sz w:val="24"/>
          <w:szCs w:val="24"/>
          <w:highlight w:val="yellow"/>
        </w:rPr>
        <w:t>definir )</w:t>
      </w:r>
      <w:proofErr w:type="gramEnd"/>
    </w:p>
    <w:p w14:paraId="40FEB5B3" w14:textId="77777777" w:rsidR="00A9389D" w:rsidRPr="008B3117" w:rsidRDefault="00A9389D" w:rsidP="00A9389D">
      <w:pPr>
        <w:spacing w:line="360" w:lineRule="auto"/>
        <w:ind w:left="431"/>
        <w:jc w:val="both"/>
        <w:rPr>
          <w:rFonts w:ascii="Arial" w:hAnsi="Arial" w:cs="Arial"/>
          <w:sz w:val="24"/>
          <w:szCs w:val="24"/>
        </w:rPr>
      </w:pPr>
      <w:r w:rsidRPr="008B3117">
        <w:rPr>
          <w:rFonts w:ascii="Arial" w:hAnsi="Arial" w:cs="Arial"/>
          <w:sz w:val="24"/>
          <w:szCs w:val="24"/>
        </w:rPr>
        <w:t>• Frequência: 12 sessões semanais;</w:t>
      </w:r>
    </w:p>
    <w:p w14:paraId="068D6960" w14:textId="77777777" w:rsidR="00A9389D" w:rsidRDefault="00A9389D" w:rsidP="00A9389D">
      <w:pPr>
        <w:spacing w:line="360" w:lineRule="auto"/>
        <w:ind w:left="431"/>
        <w:jc w:val="both"/>
        <w:rPr>
          <w:rFonts w:ascii="Arial" w:hAnsi="Arial" w:cs="Arial"/>
          <w:sz w:val="24"/>
          <w:szCs w:val="24"/>
        </w:rPr>
      </w:pPr>
      <w:r w:rsidRPr="008B3117">
        <w:rPr>
          <w:rFonts w:ascii="Arial" w:hAnsi="Arial" w:cs="Arial"/>
          <w:sz w:val="24"/>
          <w:szCs w:val="24"/>
        </w:rPr>
        <w:t>• Avaliação a cada 4 sessões com documentação fotográfica padronizada e tricoscopia.</w:t>
      </w:r>
    </w:p>
    <w:p w14:paraId="15F29456" w14:textId="67216B28" w:rsidR="00A56187" w:rsidRPr="008B3117" w:rsidRDefault="00A56187" w:rsidP="00A9389D">
      <w:pPr>
        <w:spacing w:line="360" w:lineRule="auto"/>
        <w:ind w:left="431"/>
        <w:jc w:val="both"/>
        <w:rPr>
          <w:rFonts w:ascii="Arial" w:hAnsi="Arial" w:cs="Arial"/>
          <w:sz w:val="24"/>
          <w:szCs w:val="24"/>
        </w:rPr>
      </w:pPr>
      <w:r>
        <w:rPr>
          <w:rFonts w:ascii="Arial" w:hAnsi="Arial" w:cs="Arial"/>
          <w:sz w:val="24"/>
          <w:szCs w:val="24"/>
        </w:rPr>
        <w:lastRenderedPageBreak/>
        <w:t xml:space="preserve">Fase 3: manutenção – a partir da semana 24. </w:t>
      </w:r>
    </w:p>
    <w:p w14:paraId="5B1DE4BD" w14:textId="77777777" w:rsidR="00A9389D" w:rsidRPr="008B3117" w:rsidRDefault="00A9389D" w:rsidP="00A9389D">
      <w:pPr>
        <w:spacing w:line="360" w:lineRule="auto"/>
        <w:ind w:left="431"/>
        <w:jc w:val="both"/>
        <w:rPr>
          <w:rFonts w:ascii="Arial" w:hAnsi="Arial" w:cs="Arial"/>
          <w:sz w:val="24"/>
          <w:szCs w:val="24"/>
        </w:rPr>
      </w:pPr>
      <w:r w:rsidRPr="008B3117">
        <w:rPr>
          <w:rFonts w:ascii="Arial" w:hAnsi="Arial" w:cs="Arial"/>
          <w:sz w:val="24"/>
          <w:szCs w:val="24"/>
        </w:rPr>
        <w:t>• Sessões mensais de microcorrentes;</w:t>
      </w:r>
    </w:p>
    <w:p w14:paraId="24DD04D9" w14:textId="77777777" w:rsidR="00A9389D" w:rsidRPr="008B3117" w:rsidRDefault="00A9389D" w:rsidP="00A9389D">
      <w:pPr>
        <w:spacing w:line="360" w:lineRule="auto"/>
        <w:ind w:left="431"/>
        <w:jc w:val="both"/>
        <w:rPr>
          <w:rFonts w:ascii="Arial" w:hAnsi="Arial" w:cs="Arial"/>
          <w:sz w:val="24"/>
          <w:szCs w:val="24"/>
        </w:rPr>
      </w:pPr>
      <w:r w:rsidRPr="008B3117">
        <w:rPr>
          <w:rFonts w:ascii="Arial" w:hAnsi="Arial" w:cs="Arial"/>
          <w:sz w:val="24"/>
          <w:szCs w:val="24"/>
        </w:rPr>
        <w:t>• Sessões trimestrais de PDRN;</w:t>
      </w:r>
    </w:p>
    <w:p w14:paraId="4E0FB8AC" w14:textId="77777777" w:rsidR="00A9389D" w:rsidRPr="008B3117" w:rsidRDefault="00A9389D" w:rsidP="00A9389D">
      <w:pPr>
        <w:spacing w:line="360" w:lineRule="auto"/>
        <w:ind w:left="431"/>
        <w:jc w:val="both"/>
        <w:rPr>
          <w:rFonts w:ascii="Arial" w:hAnsi="Arial" w:cs="Arial"/>
          <w:sz w:val="24"/>
          <w:szCs w:val="24"/>
        </w:rPr>
      </w:pPr>
      <w:r w:rsidRPr="008B3117">
        <w:rPr>
          <w:rFonts w:ascii="Arial" w:hAnsi="Arial" w:cs="Arial"/>
          <w:sz w:val="24"/>
          <w:szCs w:val="24"/>
        </w:rPr>
        <w:t>• Monitoramento laboratorial de ferritina, B12, zinco, hemograma e marcadores inflamatórios;</w:t>
      </w:r>
    </w:p>
    <w:p w14:paraId="4C2C6F08" w14:textId="77777777" w:rsidR="00A9389D" w:rsidRPr="008B3117" w:rsidRDefault="00A9389D" w:rsidP="00A9389D">
      <w:pPr>
        <w:spacing w:line="360" w:lineRule="auto"/>
        <w:ind w:left="431"/>
        <w:jc w:val="both"/>
        <w:rPr>
          <w:rFonts w:ascii="Arial" w:hAnsi="Arial" w:cs="Arial"/>
          <w:sz w:val="24"/>
          <w:szCs w:val="24"/>
        </w:rPr>
      </w:pPr>
      <w:r w:rsidRPr="008B3117">
        <w:rPr>
          <w:rFonts w:ascii="Arial" w:hAnsi="Arial" w:cs="Arial"/>
          <w:sz w:val="24"/>
          <w:szCs w:val="24"/>
        </w:rPr>
        <w:t>• Manutenção do equilíbrio da microbiota intestinal;</w:t>
      </w:r>
    </w:p>
    <w:p w14:paraId="216C4BAB" w14:textId="405C4552" w:rsidR="00A9389D" w:rsidRDefault="00A9389D" w:rsidP="00A56187">
      <w:pPr>
        <w:spacing w:line="360" w:lineRule="auto"/>
        <w:ind w:left="431"/>
        <w:jc w:val="both"/>
        <w:rPr>
          <w:rFonts w:ascii="Arial" w:hAnsi="Arial" w:cs="Arial"/>
          <w:sz w:val="24"/>
          <w:szCs w:val="24"/>
        </w:rPr>
      </w:pPr>
      <w:r w:rsidRPr="008B3117">
        <w:rPr>
          <w:rFonts w:ascii="Arial" w:hAnsi="Arial" w:cs="Arial"/>
          <w:sz w:val="24"/>
          <w:szCs w:val="24"/>
        </w:rPr>
        <w:t>• Acompanhamento psicológico continuado.</w:t>
      </w:r>
    </w:p>
    <w:p w14:paraId="718F6152" w14:textId="4368AAC6" w:rsidR="00AE2A70" w:rsidRPr="008B3117" w:rsidRDefault="00316746" w:rsidP="00A9389D">
      <w:pPr>
        <w:tabs>
          <w:tab w:val="center" w:pos="4252"/>
          <w:tab w:val="left" w:pos="5882"/>
        </w:tabs>
        <w:spacing w:line="360" w:lineRule="auto"/>
        <w:ind w:firstLine="709"/>
        <w:jc w:val="both"/>
        <w:rPr>
          <w:rFonts w:ascii="Arial" w:hAnsi="Arial" w:cs="Arial"/>
          <w:sz w:val="24"/>
          <w:szCs w:val="24"/>
        </w:rPr>
      </w:pPr>
      <w:r w:rsidRPr="008B3117">
        <w:rPr>
          <w:rFonts w:ascii="Arial" w:hAnsi="Arial" w:cs="Arial"/>
          <w:sz w:val="24"/>
          <w:szCs w:val="24"/>
        </w:rPr>
        <w:t xml:space="preserve">Este trabalho seguirá os princípios éticos da pesquisa com seres humanos conforme a Resolução 466/12 do CNS, com aprovação prévia pelo Comitê de Ética em Pesquisa (CEP) da </w:t>
      </w:r>
      <w:proofErr w:type="spellStart"/>
      <w:r w:rsidRPr="008B3117">
        <w:rPr>
          <w:rFonts w:ascii="Arial" w:hAnsi="Arial" w:cs="Arial"/>
          <w:sz w:val="24"/>
          <w:szCs w:val="24"/>
        </w:rPr>
        <w:t>Uniplac</w:t>
      </w:r>
      <w:proofErr w:type="spellEnd"/>
      <w:r w:rsidRPr="008B3117">
        <w:rPr>
          <w:rFonts w:ascii="Arial" w:hAnsi="Arial" w:cs="Arial"/>
          <w:sz w:val="24"/>
          <w:szCs w:val="24"/>
        </w:rPr>
        <w:t xml:space="preserve"> sob o número de aprovação </w:t>
      </w:r>
      <w:r w:rsidRPr="008B3117">
        <w:rPr>
          <w:rFonts w:ascii="Arial" w:hAnsi="Arial" w:cs="Arial"/>
          <w:b/>
          <w:bCs/>
          <w:sz w:val="24"/>
          <w:szCs w:val="24"/>
        </w:rPr>
        <w:t>6.603.39</w:t>
      </w:r>
      <w:r w:rsidRPr="008B3117">
        <w:rPr>
          <w:rFonts w:ascii="Arial" w:hAnsi="Arial" w:cs="Arial"/>
          <w:sz w:val="24"/>
          <w:szCs w:val="24"/>
        </w:rPr>
        <w:t>, e a paciente modelo assinará um Termo de Consentimento Livre e Esclarecido (TCLE)</w:t>
      </w:r>
    </w:p>
    <w:p w14:paraId="7FBC3674" w14:textId="77777777" w:rsidR="00D36D88" w:rsidRPr="00D36D88" w:rsidRDefault="00D36D88" w:rsidP="00D36D88">
      <w:pPr>
        <w:numPr>
          <w:ilvl w:val="0"/>
          <w:numId w:val="2"/>
        </w:numPr>
        <w:spacing w:line="360" w:lineRule="auto"/>
        <w:jc w:val="both"/>
        <w:rPr>
          <w:rFonts w:ascii="Arial" w:hAnsi="Arial" w:cs="Arial"/>
          <w:sz w:val="24"/>
          <w:szCs w:val="24"/>
        </w:rPr>
      </w:pPr>
      <w:r w:rsidRPr="00D36D88">
        <w:rPr>
          <w:rFonts w:ascii="Arial" w:hAnsi="Arial" w:cs="Arial"/>
          <w:b/>
          <w:bCs/>
          <w:sz w:val="24"/>
          <w:szCs w:val="24"/>
        </w:rPr>
        <w:t>Minoxidil 8mg</w:t>
      </w:r>
      <w:r w:rsidRPr="00D36D88">
        <w:rPr>
          <w:rFonts w:ascii="Arial" w:hAnsi="Arial" w:cs="Arial"/>
          <w:sz w:val="24"/>
          <w:szCs w:val="24"/>
        </w:rPr>
        <w:t xml:space="preserve"> → estimula a circulação sanguínea no couro cabeludo, prolonga a fase de crescimento do fio (anágena) e ajuda no aumento da densidade capilar. </w:t>
      </w:r>
    </w:p>
    <w:p w14:paraId="7281ED62" w14:textId="77777777" w:rsidR="00D36D88" w:rsidRPr="00D36D88" w:rsidRDefault="00D36D88" w:rsidP="00D36D88">
      <w:pPr>
        <w:numPr>
          <w:ilvl w:val="0"/>
          <w:numId w:val="2"/>
        </w:numPr>
        <w:spacing w:line="360" w:lineRule="auto"/>
        <w:jc w:val="both"/>
        <w:rPr>
          <w:rFonts w:ascii="Arial" w:hAnsi="Arial" w:cs="Arial"/>
          <w:sz w:val="24"/>
          <w:szCs w:val="24"/>
        </w:rPr>
      </w:pPr>
      <w:proofErr w:type="spellStart"/>
      <w:r w:rsidRPr="00D36D88">
        <w:rPr>
          <w:rFonts w:ascii="Arial" w:hAnsi="Arial" w:cs="Arial"/>
          <w:b/>
          <w:bCs/>
          <w:sz w:val="24"/>
          <w:szCs w:val="24"/>
        </w:rPr>
        <w:t>Nanofatores</w:t>
      </w:r>
      <w:proofErr w:type="spellEnd"/>
      <w:r w:rsidRPr="00D36D88">
        <w:rPr>
          <w:rFonts w:ascii="Arial" w:hAnsi="Arial" w:cs="Arial"/>
          <w:b/>
          <w:bCs/>
          <w:sz w:val="24"/>
          <w:szCs w:val="24"/>
        </w:rPr>
        <w:t xml:space="preserve"> de Crescimento Capilar 1%</w:t>
      </w:r>
      <w:r w:rsidRPr="00D36D88">
        <w:rPr>
          <w:rFonts w:ascii="Arial" w:hAnsi="Arial" w:cs="Arial"/>
          <w:sz w:val="24"/>
          <w:szCs w:val="24"/>
        </w:rPr>
        <w:t xml:space="preserve"> → atuam na sinalização celular do folículo piloso, auxiliando regeneração, fortalecimento e estímulo do crescimento dos fios. </w:t>
      </w:r>
    </w:p>
    <w:p w14:paraId="7D7CC282" w14:textId="77777777" w:rsidR="00D36D88" w:rsidRPr="00D36D88" w:rsidRDefault="00D36D88" w:rsidP="00D36D88">
      <w:pPr>
        <w:numPr>
          <w:ilvl w:val="0"/>
          <w:numId w:val="2"/>
        </w:numPr>
        <w:spacing w:line="360" w:lineRule="auto"/>
        <w:jc w:val="both"/>
        <w:rPr>
          <w:rFonts w:ascii="Arial" w:hAnsi="Arial" w:cs="Arial"/>
          <w:sz w:val="24"/>
          <w:szCs w:val="24"/>
        </w:rPr>
      </w:pPr>
      <w:proofErr w:type="spellStart"/>
      <w:r w:rsidRPr="00D36D88">
        <w:rPr>
          <w:rFonts w:ascii="Arial" w:hAnsi="Arial" w:cs="Arial"/>
          <w:b/>
          <w:bCs/>
          <w:sz w:val="24"/>
          <w:szCs w:val="24"/>
        </w:rPr>
        <w:t>Latanoprosta</w:t>
      </w:r>
      <w:proofErr w:type="spellEnd"/>
      <w:r w:rsidRPr="00D36D88">
        <w:rPr>
          <w:rFonts w:ascii="Arial" w:hAnsi="Arial" w:cs="Arial"/>
          <w:b/>
          <w:bCs/>
          <w:sz w:val="24"/>
          <w:szCs w:val="24"/>
        </w:rPr>
        <w:t xml:space="preserve"> 50mcg</w:t>
      </w:r>
      <w:r w:rsidRPr="00D36D88">
        <w:rPr>
          <w:rFonts w:ascii="Arial" w:hAnsi="Arial" w:cs="Arial"/>
          <w:sz w:val="24"/>
          <w:szCs w:val="24"/>
        </w:rPr>
        <w:t xml:space="preserve"> → ajuda a estimular o crescimento capilar e pode favorecer aumento da espessura dos fios. </w:t>
      </w:r>
    </w:p>
    <w:p w14:paraId="363EE372" w14:textId="77777777" w:rsidR="00D36D88" w:rsidRPr="00D36D88" w:rsidRDefault="00D36D88" w:rsidP="00D36D88">
      <w:pPr>
        <w:numPr>
          <w:ilvl w:val="0"/>
          <w:numId w:val="2"/>
        </w:numPr>
        <w:spacing w:line="360" w:lineRule="auto"/>
        <w:jc w:val="both"/>
        <w:rPr>
          <w:rFonts w:ascii="Arial" w:hAnsi="Arial" w:cs="Arial"/>
          <w:sz w:val="24"/>
          <w:szCs w:val="24"/>
        </w:rPr>
      </w:pPr>
      <w:proofErr w:type="spellStart"/>
      <w:r w:rsidRPr="00D36D88">
        <w:rPr>
          <w:rFonts w:ascii="Arial" w:hAnsi="Arial" w:cs="Arial"/>
          <w:b/>
          <w:bCs/>
          <w:sz w:val="24"/>
          <w:szCs w:val="24"/>
        </w:rPr>
        <w:t>Pill</w:t>
      </w:r>
      <w:proofErr w:type="spellEnd"/>
      <w:r w:rsidRPr="00D36D88">
        <w:rPr>
          <w:rFonts w:ascii="Arial" w:hAnsi="Arial" w:cs="Arial"/>
          <w:b/>
          <w:bCs/>
          <w:sz w:val="24"/>
          <w:szCs w:val="24"/>
        </w:rPr>
        <w:t xml:space="preserve"> Food</w:t>
      </w:r>
      <w:r w:rsidRPr="00D36D88">
        <w:rPr>
          <w:rFonts w:ascii="Arial" w:hAnsi="Arial" w:cs="Arial"/>
          <w:sz w:val="24"/>
          <w:szCs w:val="24"/>
        </w:rPr>
        <w:t xml:space="preserve"> → combinação de aminoácidos e vitaminas que auxilia na nutrição do folículo e na formação da fibra capilar.</w:t>
      </w:r>
    </w:p>
    <w:p w14:paraId="25A86DBF" w14:textId="77777777" w:rsidR="00D36D88" w:rsidRPr="00D36D88" w:rsidRDefault="00D36D88" w:rsidP="00D36D88">
      <w:pPr>
        <w:spacing w:line="360" w:lineRule="auto"/>
        <w:jc w:val="both"/>
        <w:rPr>
          <w:rFonts w:ascii="Arial" w:hAnsi="Arial" w:cs="Arial"/>
          <w:sz w:val="24"/>
          <w:szCs w:val="24"/>
        </w:rPr>
      </w:pPr>
      <w:r w:rsidRPr="00D36D88">
        <w:rPr>
          <w:rFonts w:ascii="Arial" w:hAnsi="Arial" w:cs="Arial"/>
          <w:sz w:val="24"/>
          <w:szCs w:val="24"/>
        </w:rPr>
        <w:t>Dentro dele:</w:t>
      </w:r>
    </w:p>
    <w:p w14:paraId="4987105A" w14:textId="77777777" w:rsidR="00D36D88" w:rsidRPr="00D36D88" w:rsidRDefault="00D36D88" w:rsidP="00D36D88">
      <w:pPr>
        <w:numPr>
          <w:ilvl w:val="1"/>
          <w:numId w:val="2"/>
        </w:numPr>
        <w:spacing w:line="360" w:lineRule="auto"/>
        <w:jc w:val="both"/>
        <w:rPr>
          <w:rFonts w:ascii="Arial" w:hAnsi="Arial" w:cs="Arial"/>
          <w:sz w:val="24"/>
          <w:szCs w:val="24"/>
        </w:rPr>
      </w:pPr>
      <w:r w:rsidRPr="00D36D88">
        <w:rPr>
          <w:rFonts w:ascii="Arial" w:hAnsi="Arial" w:cs="Arial"/>
          <w:b/>
          <w:bCs/>
          <w:sz w:val="24"/>
          <w:szCs w:val="24"/>
        </w:rPr>
        <w:t>L-Metionina</w:t>
      </w:r>
      <w:r w:rsidRPr="00D36D88">
        <w:rPr>
          <w:rFonts w:ascii="Arial" w:hAnsi="Arial" w:cs="Arial"/>
          <w:sz w:val="24"/>
          <w:szCs w:val="24"/>
        </w:rPr>
        <w:t xml:space="preserve"> → participa da formação da queratina. </w:t>
      </w:r>
    </w:p>
    <w:p w14:paraId="5D8B2FF9" w14:textId="77777777" w:rsidR="00D36D88" w:rsidRPr="00D36D88" w:rsidRDefault="00D36D88" w:rsidP="00D36D88">
      <w:pPr>
        <w:numPr>
          <w:ilvl w:val="1"/>
          <w:numId w:val="2"/>
        </w:numPr>
        <w:spacing w:line="360" w:lineRule="auto"/>
        <w:jc w:val="both"/>
        <w:rPr>
          <w:rFonts w:ascii="Arial" w:hAnsi="Arial" w:cs="Arial"/>
          <w:sz w:val="24"/>
          <w:szCs w:val="24"/>
        </w:rPr>
      </w:pPr>
      <w:r w:rsidRPr="00D36D88">
        <w:rPr>
          <w:rFonts w:ascii="Arial" w:hAnsi="Arial" w:cs="Arial"/>
          <w:b/>
          <w:bCs/>
          <w:sz w:val="24"/>
          <w:szCs w:val="24"/>
        </w:rPr>
        <w:t>L-Taurina</w:t>
      </w:r>
      <w:r w:rsidRPr="00D36D88">
        <w:rPr>
          <w:rFonts w:ascii="Arial" w:hAnsi="Arial" w:cs="Arial"/>
          <w:sz w:val="24"/>
          <w:szCs w:val="24"/>
        </w:rPr>
        <w:t xml:space="preserve"> → ação antioxidante e proteção folicular. </w:t>
      </w:r>
    </w:p>
    <w:p w14:paraId="3FBC5726" w14:textId="77777777" w:rsidR="00D36D88" w:rsidRPr="00D36D88" w:rsidRDefault="00D36D88" w:rsidP="00D36D88">
      <w:pPr>
        <w:numPr>
          <w:ilvl w:val="1"/>
          <w:numId w:val="2"/>
        </w:numPr>
        <w:spacing w:line="360" w:lineRule="auto"/>
        <w:jc w:val="both"/>
        <w:rPr>
          <w:rFonts w:ascii="Arial" w:hAnsi="Arial" w:cs="Arial"/>
          <w:sz w:val="24"/>
          <w:szCs w:val="24"/>
        </w:rPr>
      </w:pPr>
      <w:r w:rsidRPr="00D36D88">
        <w:rPr>
          <w:rFonts w:ascii="Arial" w:hAnsi="Arial" w:cs="Arial"/>
          <w:b/>
          <w:bCs/>
          <w:sz w:val="24"/>
          <w:szCs w:val="24"/>
        </w:rPr>
        <w:t>L-Prolina</w:t>
      </w:r>
      <w:r w:rsidRPr="00D36D88">
        <w:rPr>
          <w:rFonts w:ascii="Arial" w:hAnsi="Arial" w:cs="Arial"/>
          <w:sz w:val="24"/>
          <w:szCs w:val="24"/>
        </w:rPr>
        <w:t xml:space="preserve"> → auxilia na estrutura proteica do fio. </w:t>
      </w:r>
    </w:p>
    <w:p w14:paraId="376811AA" w14:textId="77777777" w:rsidR="00D36D88" w:rsidRPr="00D36D88" w:rsidRDefault="00D36D88" w:rsidP="00D36D88">
      <w:pPr>
        <w:numPr>
          <w:ilvl w:val="1"/>
          <w:numId w:val="2"/>
        </w:numPr>
        <w:spacing w:line="360" w:lineRule="auto"/>
        <w:jc w:val="both"/>
        <w:rPr>
          <w:rFonts w:ascii="Arial" w:hAnsi="Arial" w:cs="Arial"/>
          <w:sz w:val="24"/>
          <w:szCs w:val="24"/>
        </w:rPr>
      </w:pPr>
      <w:r w:rsidRPr="00D36D88">
        <w:rPr>
          <w:rFonts w:ascii="Arial" w:hAnsi="Arial" w:cs="Arial"/>
          <w:b/>
          <w:bCs/>
          <w:sz w:val="24"/>
          <w:szCs w:val="24"/>
        </w:rPr>
        <w:t>Biotina</w:t>
      </w:r>
      <w:r w:rsidRPr="00D36D88">
        <w:rPr>
          <w:rFonts w:ascii="Arial" w:hAnsi="Arial" w:cs="Arial"/>
          <w:sz w:val="24"/>
          <w:szCs w:val="24"/>
        </w:rPr>
        <w:t xml:space="preserve"> → ajuda fortalecimento e metabolismo capilar. </w:t>
      </w:r>
    </w:p>
    <w:p w14:paraId="2E7A7DD3" w14:textId="77777777" w:rsidR="00D36D88" w:rsidRPr="00D36D88" w:rsidRDefault="00D36D88" w:rsidP="00D36D88">
      <w:pPr>
        <w:numPr>
          <w:ilvl w:val="1"/>
          <w:numId w:val="2"/>
        </w:numPr>
        <w:spacing w:line="360" w:lineRule="auto"/>
        <w:jc w:val="both"/>
        <w:rPr>
          <w:rFonts w:ascii="Arial" w:hAnsi="Arial" w:cs="Arial"/>
          <w:sz w:val="24"/>
          <w:szCs w:val="24"/>
        </w:rPr>
      </w:pPr>
      <w:r w:rsidRPr="00D36D88">
        <w:rPr>
          <w:rFonts w:ascii="Arial" w:hAnsi="Arial" w:cs="Arial"/>
          <w:b/>
          <w:bCs/>
          <w:sz w:val="24"/>
          <w:szCs w:val="24"/>
        </w:rPr>
        <w:t>D-</w:t>
      </w:r>
      <w:proofErr w:type="spellStart"/>
      <w:r w:rsidRPr="00D36D88">
        <w:rPr>
          <w:rFonts w:ascii="Arial" w:hAnsi="Arial" w:cs="Arial"/>
          <w:b/>
          <w:bCs/>
          <w:sz w:val="24"/>
          <w:szCs w:val="24"/>
        </w:rPr>
        <w:t>Pantenol</w:t>
      </w:r>
      <w:proofErr w:type="spellEnd"/>
      <w:r w:rsidRPr="00D36D88">
        <w:rPr>
          <w:rFonts w:ascii="Arial" w:hAnsi="Arial" w:cs="Arial"/>
          <w:sz w:val="24"/>
          <w:szCs w:val="24"/>
        </w:rPr>
        <w:t xml:space="preserve"> → hidratação e resistência dos fios. </w:t>
      </w:r>
    </w:p>
    <w:p w14:paraId="2C39E40A" w14:textId="77777777" w:rsidR="00D36D88" w:rsidRPr="00D36D88" w:rsidRDefault="00D36D88" w:rsidP="00D36D88">
      <w:pPr>
        <w:numPr>
          <w:ilvl w:val="1"/>
          <w:numId w:val="2"/>
        </w:numPr>
        <w:spacing w:line="360" w:lineRule="auto"/>
        <w:jc w:val="both"/>
        <w:rPr>
          <w:rFonts w:ascii="Arial" w:hAnsi="Arial" w:cs="Arial"/>
          <w:sz w:val="24"/>
          <w:szCs w:val="24"/>
        </w:rPr>
      </w:pPr>
      <w:r w:rsidRPr="00D36D88">
        <w:rPr>
          <w:rFonts w:ascii="Arial" w:hAnsi="Arial" w:cs="Arial"/>
          <w:b/>
          <w:bCs/>
          <w:sz w:val="24"/>
          <w:szCs w:val="24"/>
        </w:rPr>
        <w:t>Vitaminas B2, B3 e B6</w:t>
      </w:r>
      <w:r w:rsidRPr="00D36D88">
        <w:rPr>
          <w:rFonts w:ascii="Arial" w:hAnsi="Arial" w:cs="Arial"/>
          <w:sz w:val="24"/>
          <w:szCs w:val="24"/>
        </w:rPr>
        <w:t xml:space="preserve"> → auxiliam metabolismo celular e saúde do couro cabeludo. </w:t>
      </w:r>
    </w:p>
    <w:p w14:paraId="43EE2C0C" w14:textId="77777777" w:rsidR="00D36D88" w:rsidRPr="00D36D88" w:rsidRDefault="00D36D88" w:rsidP="00D36D88">
      <w:pPr>
        <w:numPr>
          <w:ilvl w:val="0"/>
          <w:numId w:val="2"/>
        </w:numPr>
        <w:spacing w:line="360" w:lineRule="auto"/>
        <w:jc w:val="both"/>
        <w:rPr>
          <w:rFonts w:ascii="Arial" w:hAnsi="Arial" w:cs="Arial"/>
          <w:sz w:val="24"/>
          <w:szCs w:val="24"/>
        </w:rPr>
      </w:pPr>
      <w:r w:rsidRPr="00D36D88">
        <w:rPr>
          <w:rFonts w:ascii="Arial" w:hAnsi="Arial" w:cs="Arial"/>
          <w:b/>
          <w:bCs/>
          <w:sz w:val="24"/>
          <w:szCs w:val="24"/>
        </w:rPr>
        <w:t>L-Carnitina 20mg</w:t>
      </w:r>
      <w:r w:rsidRPr="00D36D88">
        <w:rPr>
          <w:rFonts w:ascii="Arial" w:hAnsi="Arial" w:cs="Arial"/>
          <w:sz w:val="24"/>
          <w:szCs w:val="24"/>
        </w:rPr>
        <w:t xml:space="preserve"> → auxilia no metabolismo energético celular e pode favorecer atividade do folículo piloso. </w:t>
      </w:r>
    </w:p>
    <w:p w14:paraId="231CAF17" w14:textId="77777777" w:rsidR="00D36D88" w:rsidRPr="00D36D88" w:rsidRDefault="00D36D88" w:rsidP="00D36D88">
      <w:pPr>
        <w:numPr>
          <w:ilvl w:val="0"/>
          <w:numId w:val="2"/>
        </w:numPr>
        <w:spacing w:line="360" w:lineRule="auto"/>
        <w:jc w:val="both"/>
        <w:rPr>
          <w:rFonts w:ascii="Arial" w:hAnsi="Arial" w:cs="Arial"/>
          <w:sz w:val="24"/>
          <w:szCs w:val="24"/>
        </w:rPr>
      </w:pPr>
      <w:r w:rsidRPr="00D36D88">
        <w:rPr>
          <w:rFonts w:ascii="Arial" w:hAnsi="Arial" w:cs="Arial"/>
          <w:b/>
          <w:bCs/>
          <w:sz w:val="24"/>
          <w:szCs w:val="24"/>
        </w:rPr>
        <w:t>Lidocaína 20mg</w:t>
      </w:r>
      <w:r w:rsidRPr="00D36D88">
        <w:rPr>
          <w:rFonts w:ascii="Arial" w:hAnsi="Arial" w:cs="Arial"/>
          <w:sz w:val="24"/>
          <w:szCs w:val="24"/>
        </w:rPr>
        <w:t xml:space="preserve"> → anestésico local usado para reduzir desconforto durante a aplicação. </w:t>
      </w:r>
    </w:p>
    <w:p w14:paraId="1604200F" w14:textId="77777777" w:rsidR="00AE2A70" w:rsidRPr="008B3117" w:rsidRDefault="00AE2A70" w:rsidP="008B3117">
      <w:pPr>
        <w:spacing w:line="360" w:lineRule="auto"/>
        <w:jc w:val="both"/>
        <w:rPr>
          <w:rFonts w:ascii="Arial" w:hAnsi="Arial" w:cs="Arial"/>
          <w:sz w:val="24"/>
          <w:szCs w:val="24"/>
        </w:rPr>
      </w:pPr>
    </w:p>
    <w:p w14:paraId="531D0CE1" w14:textId="77777777" w:rsidR="00643941" w:rsidRDefault="00643941" w:rsidP="008B3117">
      <w:pPr>
        <w:pStyle w:val="Ttulo1"/>
        <w:spacing w:line="360" w:lineRule="auto"/>
        <w:jc w:val="both"/>
        <w:rPr>
          <w:rFonts w:ascii="Arial" w:hAnsi="Arial" w:cs="Arial"/>
          <w:b/>
          <w:bCs/>
          <w:color w:val="auto"/>
          <w:sz w:val="24"/>
          <w:szCs w:val="24"/>
        </w:rPr>
      </w:pPr>
    </w:p>
    <w:p w14:paraId="7E844FA3" w14:textId="29483B70" w:rsidR="00344329" w:rsidRPr="00E20217" w:rsidRDefault="00316746" w:rsidP="008B3117">
      <w:pPr>
        <w:pStyle w:val="Ttulo1"/>
        <w:spacing w:line="360" w:lineRule="auto"/>
        <w:jc w:val="both"/>
        <w:rPr>
          <w:rFonts w:ascii="Arial" w:hAnsi="Arial" w:cs="Arial"/>
          <w:color w:val="auto"/>
          <w:sz w:val="24"/>
          <w:szCs w:val="24"/>
        </w:rPr>
      </w:pPr>
      <w:r w:rsidRPr="00E20217">
        <w:rPr>
          <w:rFonts w:ascii="Arial" w:hAnsi="Arial" w:cs="Arial"/>
          <w:b/>
          <w:bCs/>
          <w:color w:val="auto"/>
          <w:sz w:val="24"/>
          <w:szCs w:val="24"/>
        </w:rPr>
        <w:t>RESUMO</w:t>
      </w:r>
    </w:p>
    <w:p w14:paraId="530296C4" w14:textId="255EAD27" w:rsidR="00E20217" w:rsidRDefault="00316746" w:rsidP="00E20217">
      <w:pPr>
        <w:spacing w:line="360" w:lineRule="auto"/>
        <w:ind w:firstLine="708"/>
        <w:jc w:val="both"/>
        <w:rPr>
          <w:rFonts w:ascii="Arial" w:hAnsi="Arial" w:cs="Arial"/>
          <w:sz w:val="24"/>
          <w:szCs w:val="24"/>
        </w:rPr>
      </w:pPr>
      <w:r w:rsidRPr="008B3117">
        <w:rPr>
          <w:rFonts w:ascii="Arial" w:hAnsi="Arial" w:cs="Arial"/>
          <w:sz w:val="24"/>
          <w:szCs w:val="24"/>
        </w:rPr>
        <w:t xml:space="preserve">A alopecia androgenética feminina (AAF) é classicamente atribuída a fatores genéticos e hormonais, centrados na ação da di-hidrotestosterona (DHT) sobre folículos geneticamente predispostos. Entretanto, a literatura científica contemporânea demonstra que fatores sistêmicos — como infecção por </w:t>
      </w:r>
      <w:proofErr w:type="spellStart"/>
      <w:r w:rsidRPr="008B3117">
        <w:rPr>
          <w:rFonts w:ascii="Arial" w:hAnsi="Arial" w:cs="Arial"/>
          <w:sz w:val="24"/>
          <w:szCs w:val="24"/>
        </w:rPr>
        <w:t>Helicobacter</w:t>
      </w:r>
      <w:proofErr w:type="spellEnd"/>
      <w:r w:rsidRPr="008B3117">
        <w:rPr>
          <w:rFonts w:ascii="Arial" w:hAnsi="Arial" w:cs="Arial"/>
          <w:sz w:val="24"/>
          <w:szCs w:val="24"/>
        </w:rPr>
        <w:t xml:space="preserve"> </w:t>
      </w:r>
      <w:proofErr w:type="spellStart"/>
      <w:r w:rsidRPr="008B3117">
        <w:rPr>
          <w:rFonts w:ascii="Arial" w:hAnsi="Arial" w:cs="Arial"/>
          <w:sz w:val="24"/>
          <w:szCs w:val="24"/>
        </w:rPr>
        <w:t>pylori</w:t>
      </w:r>
      <w:proofErr w:type="spellEnd"/>
      <w:r w:rsidRPr="008B3117">
        <w:rPr>
          <w:rFonts w:ascii="Arial" w:hAnsi="Arial" w:cs="Arial"/>
          <w:sz w:val="24"/>
          <w:szCs w:val="24"/>
        </w:rPr>
        <w:t>, disbiose intestinal, má absorção de micronutrientes e estresse oxidativo de origem emocional — podem acelerar significativamente a progressão dessa condição.</w:t>
      </w:r>
    </w:p>
    <w:p w14:paraId="7C578C56" w14:textId="525FDE67" w:rsidR="00344329" w:rsidRPr="008B3117" w:rsidRDefault="00316746" w:rsidP="00E20217">
      <w:pPr>
        <w:spacing w:line="360" w:lineRule="auto"/>
        <w:ind w:firstLine="708"/>
        <w:jc w:val="both"/>
        <w:rPr>
          <w:rFonts w:ascii="Arial" w:hAnsi="Arial" w:cs="Arial"/>
          <w:sz w:val="24"/>
          <w:szCs w:val="24"/>
        </w:rPr>
      </w:pPr>
      <w:r w:rsidRPr="008B3117">
        <w:rPr>
          <w:rFonts w:ascii="Arial" w:hAnsi="Arial" w:cs="Arial"/>
          <w:sz w:val="24"/>
          <w:szCs w:val="24"/>
        </w:rPr>
        <w:t xml:space="preserve">O presente estudo de caso apresenta uma paciente que </w:t>
      </w:r>
      <w:r w:rsidR="00116F40">
        <w:rPr>
          <w:rFonts w:ascii="Arial" w:hAnsi="Arial" w:cs="Arial"/>
          <w:sz w:val="24"/>
          <w:szCs w:val="24"/>
        </w:rPr>
        <w:t xml:space="preserve">já havia </w:t>
      </w:r>
      <w:r w:rsidR="00567BAF">
        <w:rPr>
          <w:rFonts w:ascii="Arial" w:hAnsi="Arial" w:cs="Arial"/>
          <w:sz w:val="24"/>
          <w:szCs w:val="24"/>
        </w:rPr>
        <w:t xml:space="preserve">começo de sinais da </w:t>
      </w:r>
      <w:r w:rsidRPr="008B3117">
        <w:rPr>
          <w:rFonts w:ascii="Arial" w:hAnsi="Arial" w:cs="Arial"/>
          <w:sz w:val="24"/>
          <w:szCs w:val="24"/>
        </w:rPr>
        <w:t xml:space="preserve">alopecia androgenética </w:t>
      </w:r>
      <w:r w:rsidR="00567BAF">
        <w:rPr>
          <w:rFonts w:ascii="Arial" w:hAnsi="Arial" w:cs="Arial"/>
          <w:sz w:val="24"/>
          <w:szCs w:val="24"/>
        </w:rPr>
        <w:t xml:space="preserve">e teve </w:t>
      </w:r>
      <w:r w:rsidRPr="008B3117">
        <w:rPr>
          <w:rFonts w:ascii="Arial" w:hAnsi="Arial" w:cs="Arial"/>
          <w:sz w:val="24"/>
          <w:szCs w:val="24"/>
        </w:rPr>
        <w:t xml:space="preserve">progressão acelerada após três perdas emocionais consecutivas, quadro de gastrite </w:t>
      </w:r>
      <w:r w:rsidR="00567BAF">
        <w:rPr>
          <w:rFonts w:ascii="Arial" w:hAnsi="Arial" w:cs="Arial"/>
          <w:sz w:val="24"/>
          <w:szCs w:val="24"/>
        </w:rPr>
        <w:t xml:space="preserve">crônica </w:t>
      </w:r>
      <w:r w:rsidRPr="008B3117">
        <w:rPr>
          <w:rFonts w:ascii="Arial" w:hAnsi="Arial" w:cs="Arial"/>
          <w:sz w:val="24"/>
          <w:szCs w:val="24"/>
        </w:rPr>
        <w:t xml:space="preserve">associada a H. </w:t>
      </w:r>
      <w:proofErr w:type="spellStart"/>
      <w:r w:rsidRPr="008B3117">
        <w:rPr>
          <w:rFonts w:ascii="Arial" w:hAnsi="Arial" w:cs="Arial"/>
          <w:sz w:val="24"/>
          <w:szCs w:val="24"/>
        </w:rPr>
        <w:t>pylori</w:t>
      </w:r>
      <w:proofErr w:type="spellEnd"/>
      <w:r w:rsidRPr="008B3117">
        <w:rPr>
          <w:rFonts w:ascii="Arial" w:hAnsi="Arial" w:cs="Arial"/>
          <w:sz w:val="24"/>
          <w:szCs w:val="24"/>
        </w:rPr>
        <w:t>, alteração da microbiota intestinal</w:t>
      </w:r>
      <w:r w:rsidR="00567BAF">
        <w:rPr>
          <w:rFonts w:ascii="Arial" w:hAnsi="Arial" w:cs="Arial"/>
          <w:sz w:val="24"/>
          <w:szCs w:val="24"/>
        </w:rPr>
        <w:t xml:space="preserve">. </w:t>
      </w:r>
      <w:r w:rsidRPr="008B3117">
        <w:rPr>
          <w:rFonts w:ascii="Arial" w:hAnsi="Arial" w:cs="Arial"/>
          <w:sz w:val="24"/>
          <w:szCs w:val="24"/>
        </w:rPr>
        <w:t xml:space="preserve">Propõe-se uma abordagem terapêutica integrativa com microcorrentes, mesoterapia com injetáveis e </w:t>
      </w:r>
      <w:r w:rsidRPr="00567BAF">
        <w:rPr>
          <w:rFonts w:ascii="Arial" w:hAnsi="Arial" w:cs="Arial"/>
          <w:sz w:val="24"/>
          <w:szCs w:val="24"/>
          <w:highlight w:val="yellow"/>
        </w:rPr>
        <w:t>PDRN</w:t>
      </w:r>
      <w:r w:rsidRPr="008B3117">
        <w:rPr>
          <w:rFonts w:ascii="Arial" w:hAnsi="Arial" w:cs="Arial"/>
          <w:sz w:val="24"/>
          <w:szCs w:val="24"/>
        </w:rPr>
        <w:t xml:space="preserve"> (</w:t>
      </w:r>
      <w:proofErr w:type="spellStart"/>
      <w:r w:rsidRPr="008B3117">
        <w:rPr>
          <w:rFonts w:ascii="Arial" w:hAnsi="Arial" w:cs="Arial"/>
          <w:sz w:val="24"/>
          <w:szCs w:val="24"/>
        </w:rPr>
        <w:t>polidesoxirribonucleotídeo</w:t>
      </w:r>
      <w:proofErr w:type="spellEnd"/>
      <w:r w:rsidRPr="008B3117">
        <w:rPr>
          <w:rFonts w:ascii="Arial" w:hAnsi="Arial" w:cs="Arial"/>
          <w:sz w:val="24"/>
          <w:szCs w:val="24"/>
        </w:rPr>
        <w:t>), fundamentada em evidências científicas revisadas por pares.</w:t>
      </w:r>
    </w:p>
    <w:p w14:paraId="45AFA97E" w14:textId="5976428C" w:rsidR="00344329" w:rsidRPr="008B3117" w:rsidRDefault="00316746" w:rsidP="00E20217">
      <w:pPr>
        <w:spacing w:line="360" w:lineRule="auto"/>
        <w:ind w:firstLine="708"/>
        <w:jc w:val="both"/>
        <w:rPr>
          <w:rFonts w:ascii="Arial" w:hAnsi="Arial" w:cs="Arial"/>
          <w:sz w:val="24"/>
          <w:szCs w:val="24"/>
        </w:rPr>
      </w:pPr>
      <w:r w:rsidRPr="008B3117">
        <w:rPr>
          <w:rFonts w:ascii="Arial" w:hAnsi="Arial" w:cs="Arial"/>
          <w:sz w:val="24"/>
          <w:szCs w:val="24"/>
        </w:rPr>
        <w:t>O objetivo é demonstrar que o tratamento eficaz da AAF exige avaliação holística do paciente, considerando o organismo como um todo interconectado</w:t>
      </w:r>
      <w:r w:rsidR="00567BAF">
        <w:rPr>
          <w:rFonts w:ascii="Arial" w:hAnsi="Arial" w:cs="Arial"/>
          <w:sz w:val="24"/>
          <w:szCs w:val="24"/>
        </w:rPr>
        <w:t xml:space="preserve">, para melhor esclarecimento do tratamento em conjunto com </w:t>
      </w:r>
      <w:r w:rsidR="00C96AC3">
        <w:rPr>
          <w:rFonts w:ascii="Arial" w:hAnsi="Arial" w:cs="Arial"/>
          <w:sz w:val="24"/>
          <w:szCs w:val="24"/>
        </w:rPr>
        <w:t xml:space="preserve">tratamento médico complementar. </w:t>
      </w:r>
    </w:p>
    <w:p w14:paraId="7F061020" w14:textId="77777777" w:rsidR="00344329" w:rsidRPr="008B3117" w:rsidRDefault="00344329" w:rsidP="008B3117">
      <w:pPr>
        <w:spacing w:line="360" w:lineRule="auto"/>
        <w:jc w:val="both"/>
        <w:rPr>
          <w:rFonts w:ascii="Arial" w:hAnsi="Arial" w:cs="Arial"/>
          <w:sz w:val="24"/>
          <w:szCs w:val="24"/>
        </w:rPr>
      </w:pPr>
    </w:p>
    <w:p w14:paraId="26A59529" w14:textId="77777777" w:rsidR="00344329" w:rsidRDefault="00316746" w:rsidP="008B3117">
      <w:pPr>
        <w:spacing w:line="360" w:lineRule="auto"/>
        <w:jc w:val="both"/>
        <w:rPr>
          <w:rFonts w:ascii="Arial" w:hAnsi="Arial" w:cs="Arial"/>
          <w:sz w:val="24"/>
          <w:szCs w:val="24"/>
        </w:rPr>
      </w:pPr>
      <w:r w:rsidRPr="008B3117">
        <w:rPr>
          <w:rFonts w:ascii="Arial" w:hAnsi="Arial" w:cs="Arial"/>
          <w:b/>
          <w:bCs/>
          <w:sz w:val="24"/>
          <w:szCs w:val="24"/>
        </w:rPr>
        <w:t xml:space="preserve">Palavras-chave: </w:t>
      </w:r>
      <w:r w:rsidRPr="008B3117">
        <w:rPr>
          <w:rFonts w:ascii="Arial" w:hAnsi="Arial" w:cs="Arial"/>
          <w:sz w:val="24"/>
          <w:szCs w:val="24"/>
        </w:rPr>
        <w:t xml:space="preserve">Alopecia androgenética feminina; </w:t>
      </w:r>
      <w:proofErr w:type="spellStart"/>
      <w:r w:rsidRPr="008B3117">
        <w:rPr>
          <w:rFonts w:ascii="Arial" w:hAnsi="Arial" w:cs="Arial"/>
          <w:i/>
          <w:iCs/>
          <w:sz w:val="24"/>
          <w:szCs w:val="24"/>
        </w:rPr>
        <w:t>Helicobacter</w:t>
      </w:r>
      <w:proofErr w:type="spellEnd"/>
      <w:r w:rsidRPr="008B3117">
        <w:rPr>
          <w:rFonts w:ascii="Arial" w:hAnsi="Arial" w:cs="Arial"/>
          <w:i/>
          <w:iCs/>
          <w:sz w:val="24"/>
          <w:szCs w:val="24"/>
        </w:rPr>
        <w:t xml:space="preserve"> </w:t>
      </w:r>
      <w:proofErr w:type="spellStart"/>
      <w:r w:rsidRPr="008B3117">
        <w:rPr>
          <w:rFonts w:ascii="Arial" w:hAnsi="Arial" w:cs="Arial"/>
          <w:i/>
          <w:iCs/>
          <w:sz w:val="24"/>
          <w:szCs w:val="24"/>
        </w:rPr>
        <w:t>pylori</w:t>
      </w:r>
      <w:proofErr w:type="spellEnd"/>
      <w:r w:rsidRPr="008B3117">
        <w:rPr>
          <w:rFonts w:ascii="Arial" w:hAnsi="Arial" w:cs="Arial"/>
          <w:sz w:val="24"/>
          <w:szCs w:val="24"/>
        </w:rPr>
        <w:t xml:space="preserve">; microbiota intestinal; estresse oxidativo; microcorrentes; </w:t>
      </w:r>
      <w:r w:rsidRPr="0016027B">
        <w:rPr>
          <w:rFonts w:ascii="Arial" w:hAnsi="Arial" w:cs="Arial"/>
          <w:sz w:val="24"/>
          <w:szCs w:val="24"/>
          <w:highlight w:val="yellow"/>
        </w:rPr>
        <w:t>PDRN;</w:t>
      </w:r>
      <w:r w:rsidRPr="008B3117">
        <w:rPr>
          <w:rFonts w:ascii="Arial" w:hAnsi="Arial" w:cs="Arial"/>
          <w:sz w:val="24"/>
          <w:szCs w:val="24"/>
        </w:rPr>
        <w:t xml:space="preserve"> mesoterapia capilar; eixo intestino-pele-cabelo.</w:t>
      </w:r>
    </w:p>
    <w:p w14:paraId="47B77B10" w14:textId="77777777" w:rsidR="00E20217" w:rsidRDefault="00E20217" w:rsidP="008B3117">
      <w:pPr>
        <w:spacing w:line="360" w:lineRule="auto"/>
        <w:jc w:val="both"/>
        <w:rPr>
          <w:rFonts w:ascii="Arial" w:hAnsi="Arial" w:cs="Arial"/>
          <w:sz w:val="24"/>
          <w:szCs w:val="24"/>
        </w:rPr>
      </w:pPr>
    </w:p>
    <w:p w14:paraId="30D7ED47" w14:textId="77777777" w:rsidR="0016027B" w:rsidRDefault="0016027B" w:rsidP="008B3117">
      <w:pPr>
        <w:spacing w:line="360" w:lineRule="auto"/>
        <w:jc w:val="both"/>
        <w:rPr>
          <w:rFonts w:ascii="Arial" w:hAnsi="Arial" w:cs="Arial"/>
          <w:sz w:val="24"/>
          <w:szCs w:val="24"/>
        </w:rPr>
      </w:pPr>
    </w:p>
    <w:p w14:paraId="06AF0BAA" w14:textId="77777777" w:rsidR="0016027B" w:rsidRDefault="0016027B" w:rsidP="008B3117">
      <w:pPr>
        <w:spacing w:line="360" w:lineRule="auto"/>
        <w:jc w:val="both"/>
        <w:rPr>
          <w:rFonts w:ascii="Arial" w:hAnsi="Arial" w:cs="Arial"/>
          <w:sz w:val="24"/>
          <w:szCs w:val="24"/>
        </w:rPr>
      </w:pPr>
    </w:p>
    <w:p w14:paraId="51FD0DCC" w14:textId="77777777" w:rsidR="0016027B" w:rsidRDefault="0016027B" w:rsidP="008B3117">
      <w:pPr>
        <w:spacing w:line="360" w:lineRule="auto"/>
        <w:jc w:val="both"/>
        <w:rPr>
          <w:rFonts w:ascii="Arial" w:hAnsi="Arial" w:cs="Arial"/>
          <w:sz w:val="24"/>
          <w:szCs w:val="24"/>
        </w:rPr>
      </w:pPr>
    </w:p>
    <w:p w14:paraId="50AE551F" w14:textId="77777777" w:rsidR="0016027B" w:rsidRDefault="0016027B" w:rsidP="008B3117">
      <w:pPr>
        <w:spacing w:line="360" w:lineRule="auto"/>
        <w:jc w:val="both"/>
        <w:rPr>
          <w:rFonts w:ascii="Arial" w:hAnsi="Arial" w:cs="Arial"/>
          <w:sz w:val="24"/>
          <w:szCs w:val="24"/>
        </w:rPr>
      </w:pPr>
    </w:p>
    <w:p w14:paraId="039103FB" w14:textId="77777777" w:rsidR="0016027B" w:rsidRDefault="0016027B" w:rsidP="008B3117">
      <w:pPr>
        <w:spacing w:line="360" w:lineRule="auto"/>
        <w:jc w:val="both"/>
        <w:rPr>
          <w:rFonts w:ascii="Arial" w:hAnsi="Arial" w:cs="Arial"/>
          <w:sz w:val="24"/>
          <w:szCs w:val="24"/>
        </w:rPr>
      </w:pPr>
    </w:p>
    <w:p w14:paraId="0DE3CA1F" w14:textId="77777777" w:rsidR="0016027B" w:rsidRDefault="0016027B" w:rsidP="008B3117">
      <w:pPr>
        <w:spacing w:line="360" w:lineRule="auto"/>
        <w:jc w:val="both"/>
        <w:rPr>
          <w:rFonts w:ascii="Arial" w:hAnsi="Arial" w:cs="Arial"/>
          <w:sz w:val="24"/>
          <w:szCs w:val="24"/>
        </w:rPr>
      </w:pPr>
    </w:p>
    <w:p w14:paraId="3AD76623" w14:textId="6D526B1B" w:rsidR="00E20217" w:rsidRPr="008B3117" w:rsidRDefault="00E20217" w:rsidP="008B3117">
      <w:pPr>
        <w:spacing w:line="360" w:lineRule="auto"/>
        <w:jc w:val="both"/>
        <w:rPr>
          <w:rFonts w:ascii="Arial" w:hAnsi="Arial" w:cs="Arial"/>
          <w:sz w:val="24"/>
          <w:szCs w:val="24"/>
        </w:rPr>
      </w:pPr>
      <w:r>
        <w:rPr>
          <w:rFonts w:ascii="Arial" w:hAnsi="Arial" w:cs="Arial"/>
          <w:sz w:val="24"/>
          <w:szCs w:val="24"/>
        </w:rPr>
        <w:t xml:space="preserve">6 INTRODUÇÃO: </w:t>
      </w:r>
    </w:p>
    <w:p w14:paraId="6FE8610B" w14:textId="270011D4" w:rsidR="00B324EF" w:rsidRDefault="005E2FAC" w:rsidP="00B4609D">
      <w:pPr>
        <w:spacing w:line="360" w:lineRule="auto"/>
        <w:ind w:firstLine="708"/>
        <w:jc w:val="both"/>
        <w:rPr>
          <w:rFonts w:ascii="Arial" w:hAnsi="Arial" w:cs="Arial"/>
          <w:sz w:val="24"/>
          <w:szCs w:val="24"/>
        </w:rPr>
      </w:pPr>
      <w:r>
        <w:rPr>
          <w:rFonts w:ascii="Arial" w:hAnsi="Arial" w:cs="Arial"/>
          <w:sz w:val="24"/>
          <w:szCs w:val="24"/>
        </w:rPr>
        <w:t xml:space="preserve">O presente estudo de caso </w:t>
      </w:r>
      <w:r w:rsidR="00904942">
        <w:rPr>
          <w:rFonts w:ascii="Arial" w:hAnsi="Arial" w:cs="Arial"/>
          <w:sz w:val="24"/>
          <w:szCs w:val="24"/>
        </w:rPr>
        <w:t xml:space="preserve">aborda o tema sobre </w:t>
      </w:r>
      <w:r w:rsidR="008B69E0">
        <w:rPr>
          <w:rFonts w:ascii="Arial" w:hAnsi="Arial" w:cs="Arial"/>
          <w:sz w:val="24"/>
          <w:szCs w:val="24"/>
        </w:rPr>
        <w:t xml:space="preserve">a </w:t>
      </w:r>
      <w:r w:rsidR="008B69E0" w:rsidRPr="008B3117">
        <w:rPr>
          <w:rFonts w:ascii="Arial" w:hAnsi="Arial" w:cs="Arial"/>
          <w:sz w:val="24"/>
          <w:szCs w:val="24"/>
        </w:rPr>
        <w:t>alopecia</w:t>
      </w:r>
      <w:r w:rsidRPr="008B3117">
        <w:rPr>
          <w:rFonts w:ascii="Arial" w:hAnsi="Arial" w:cs="Arial"/>
          <w:sz w:val="24"/>
          <w:szCs w:val="24"/>
        </w:rPr>
        <w:t xml:space="preserve"> androgenética feminina (AAF) </w:t>
      </w:r>
      <w:r w:rsidR="002E1478">
        <w:rPr>
          <w:rFonts w:ascii="Arial" w:hAnsi="Arial" w:cs="Arial"/>
          <w:sz w:val="24"/>
          <w:szCs w:val="24"/>
        </w:rPr>
        <w:t xml:space="preserve">é uma das causas </w:t>
      </w:r>
      <w:r w:rsidR="00424097">
        <w:rPr>
          <w:rFonts w:ascii="Arial" w:hAnsi="Arial" w:cs="Arial"/>
          <w:sz w:val="24"/>
          <w:szCs w:val="24"/>
        </w:rPr>
        <w:t>encontradas</w:t>
      </w:r>
      <w:r w:rsidRPr="008B3117">
        <w:rPr>
          <w:rFonts w:ascii="Arial" w:hAnsi="Arial" w:cs="Arial"/>
          <w:sz w:val="24"/>
          <w:szCs w:val="24"/>
        </w:rPr>
        <w:t xml:space="preserve"> de perda capilar </w:t>
      </w:r>
      <w:r w:rsidR="0057267E">
        <w:rPr>
          <w:rFonts w:ascii="Arial" w:hAnsi="Arial" w:cs="Arial"/>
          <w:sz w:val="24"/>
          <w:szCs w:val="24"/>
        </w:rPr>
        <w:t xml:space="preserve">progressiva </w:t>
      </w:r>
      <w:r w:rsidRPr="008B3117">
        <w:rPr>
          <w:rFonts w:ascii="Arial" w:hAnsi="Arial" w:cs="Arial"/>
          <w:sz w:val="24"/>
          <w:szCs w:val="24"/>
        </w:rPr>
        <w:t xml:space="preserve">em mulheres, afetando até 50% das mulheres ao longo da vida. </w:t>
      </w:r>
      <w:r w:rsidR="00424097">
        <w:rPr>
          <w:rFonts w:ascii="Arial" w:hAnsi="Arial" w:cs="Arial"/>
          <w:sz w:val="24"/>
          <w:szCs w:val="24"/>
        </w:rPr>
        <w:t xml:space="preserve">Normalmente sua patogênese é </w:t>
      </w:r>
      <w:r w:rsidR="00561FBF">
        <w:rPr>
          <w:rFonts w:ascii="Arial" w:hAnsi="Arial" w:cs="Arial"/>
          <w:sz w:val="24"/>
          <w:szCs w:val="24"/>
        </w:rPr>
        <w:t>reconhecida com a miniatu</w:t>
      </w:r>
      <w:r w:rsidR="000C0683">
        <w:rPr>
          <w:rFonts w:ascii="Arial" w:hAnsi="Arial" w:cs="Arial"/>
          <w:sz w:val="24"/>
          <w:szCs w:val="24"/>
        </w:rPr>
        <w:t>rização dos fios</w:t>
      </w:r>
      <w:r w:rsidR="00F06F09">
        <w:rPr>
          <w:rFonts w:ascii="Arial" w:hAnsi="Arial" w:cs="Arial"/>
          <w:sz w:val="24"/>
          <w:szCs w:val="24"/>
        </w:rPr>
        <w:t>,</w:t>
      </w:r>
      <w:r w:rsidR="00EB18C8">
        <w:rPr>
          <w:rFonts w:ascii="Arial" w:hAnsi="Arial" w:cs="Arial"/>
          <w:sz w:val="24"/>
          <w:szCs w:val="24"/>
        </w:rPr>
        <w:t xml:space="preserve"> espaçamento entre </w:t>
      </w:r>
      <w:r w:rsidR="00B4609D">
        <w:rPr>
          <w:rFonts w:ascii="Arial" w:hAnsi="Arial" w:cs="Arial"/>
          <w:sz w:val="24"/>
          <w:szCs w:val="24"/>
        </w:rPr>
        <w:t>os fios</w:t>
      </w:r>
      <w:r w:rsidR="000314BA">
        <w:rPr>
          <w:rFonts w:ascii="Arial" w:hAnsi="Arial" w:cs="Arial"/>
          <w:sz w:val="24"/>
          <w:szCs w:val="24"/>
        </w:rPr>
        <w:t xml:space="preserve">, </w:t>
      </w:r>
      <w:r w:rsidR="000314BA">
        <w:rPr>
          <w:rFonts w:ascii="Arial" w:hAnsi="Arial" w:cs="Arial"/>
          <w:sz w:val="24"/>
          <w:szCs w:val="24"/>
        </w:rPr>
        <w:lastRenderedPageBreak/>
        <w:t xml:space="preserve">surgindo </w:t>
      </w:r>
      <w:r w:rsidR="00B55889">
        <w:rPr>
          <w:rFonts w:ascii="Arial" w:hAnsi="Arial" w:cs="Arial"/>
          <w:sz w:val="24"/>
          <w:szCs w:val="24"/>
        </w:rPr>
        <w:t>da linha medial da cabeça,</w:t>
      </w:r>
      <w:r w:rsidR="00F06F09">
        <w:rPr>
          <w:rFonts w:ascii="Arial" w:hAnsi="Arial" w:cs="Arial"/>
          <w:sz w:val="24"/>
          <w:szCs w:val="24"/>
        </w:rPr>
        <w:t xml:space="preserve"> couro cabeludo </w:t>
      </w:r>
      <w:r w:rsidR="00A559B8">
        <w:rPr>
          <w:rFonts w:ascii="Arial" w:hAnsi="Arial" w:cs="Arial"/>
          <w:sz w:val="24"/>
          <w:szCs w:val="24"/>
        </w:rPr>
        <w:t xml:space="preserve">inflamado </w:t>
      </w:r>
      <w:r w:rsidR="008B69E0">
        <w:rPr>
          <w:rFonts w:ascii="Arial" w:hAnsi="Arial" w:cs="Arial"/>
          <w:sz w:val="24"/>
          <w:szCs w:val="24"/>
        </w:rPr>
        <w:t>onde</w:t>
      </w:r>
      <w:r w:rsidR="00A559B8">
        <w:rPr>
          <w:rFonts w:ascii="Arial" w:hAnsi="Arial" w:cs="Arial"/>
          <w:sz w:val="24"/>
          <w:szCs w:val="24"/>
        </w:rPr>
        <w:t xml:space="preserve"> a </w:t>
      </w:r>
      <w:r w:rsidR="00D35DA4">
        <w:rPr>
          <w:rFonts w:ascii="Arial" w:hAnsi="Arial" w:cs="Arial"/>
          <w:sz w:val="24"/>
          <w:szCs w:val="24"/>
        </w:rPr>
        <w:t>pele apresenta sinais inflamatórios como cor rosada</w:t>
      </w:r>
      <w:r w:rsidR="00C1011C">
        <w:rPr>
          <w:rFonts w:ascii="Arial" w:hAnsi="Arial" w:cs="Arial"/>
          <w:sz w:val="24"/>
          <w:szCs w:val="24"/>
        </w:rPr>
        <w:t xml:space="preserve"> ou avermelhada </w:t>
      </w:r>
      <w:r w:rsidR="008B69E0">
        <w:rPr>
          <w:rFonts w:ascii="Arial" w:hAnsi="Arial" w:cs="Arial"/>
          <w:sz w:val="24"/>
          <w:szCs w:val="24"/>
        </w:rPr>
        <w:t>e</w:t>
      </w:r>
      <w:r w:rsidR="00D35DA4">
        <w:rPr>
          <w:rFonts w:ascii="Arial" w:hAnsi="Arial" w:cs="Arial"/>
          <w:sz w:val="24"/>
          <w:szCs w:val="24"/>
        </w:rPr>
        <w:t xml:space="preserve"> a presença de oleosidade</w:t>
      </w:r>
      <w:r w:rsidR="00C11143">
        <w:rPr>
          <w:rFonts w:ascii="Arial" w:hAnsi="Arial" w:cs="Arial"/>
          <w:sz w:val="24"/>
          <w:szCs w:val="24"/>
        </w:rPr>
        <w:t xml:space="preserve">, </w:t>
      </w:r>
      <w:r w:rsidR="00115831">
        <w:rPr>
          <w:rFonts w:ascii="Arial" w:hAnsi="Arial" w:cs="Arial"/>
          <w:sz w:val="24"/>
          <w:szCs w:val="24"/>
        </w:rPr>
        <w:t>pontos amarelos</w:t>
      </w:r>
      <w:r w:rsidR="00232FFB">
        <w:rPr>
          <w:rFonts w:ascii="Arial" w:hAnsi="Arial" w:cs="Arial"/>
          <w:sz w:val="24"/>
          <w:szCs w:val="24"/>
        </w:rPr>
        <w:t xml:space="preserve">, pretos e brancos em alguns </w:t>
      </w:r>
      <w:r w:rsidR="00197EC8">
        <w:rPr>
          <w:rFonts w:ascii="Arial" w:hAnsi="Arial" w:cs="Arial"/>
          <w:sz w:val="24"/>
          <w:szCs w:val="24"/>
        </w:rPr>
        <w:t>casos</w:t>
      </w:r>
      <w:r w:rsidR="00295028">
        <w:rPr>
          <w:rFonts w:ascii="Arial" w:hAnsi="Arial" w:cs="Arial"/>
          <w:sz w:val="24"/>
          <w:szCs w:val="24"/>
        </w:rPr>
        <w:t xml:space="preserve">. </w:t>
      </w:r>
      <w:r w:rsidR="000D42A5">
        <w:rPr>
          <w:rFonts w:ascii="Arial" w:hAnsi="Arial" w:cs="Arial"/>
          <w:sz w:val="24"/>
          <w:szCs w:val="24"/>
        </w:rPr>
        <w:t xml:space="preserve">A </w:t>
      </w:r>
      <w:proofErr w:type="gramStart"/>
      <w:r w:rsidR="000D42A5">
        <w:rPr>
          <w:rFonts w:ascii="Arial" w:hAnsi="Arial" w:cs="Arial"/>
          <w:sz w:val="24"/>
          <w:szCs w:val="24"/>
        </w:rPr>
        <w:t>analise</w:t>
      </w:r>
      <w:proofErr w:type="gramEnd"/>
      <w:r w:rsidR="00295028">
        <w:rPr>
          <w:rFonts w:ascii="Arial" w:hAnsi="Arial" w:cs="Arial"/>
          <w:sz w:val="24"/>
          <w:szCs w:val="24"/>
        </w:rPr>
        <w:t xml:space="preserve"> se </w:t>
      </w:r>
      <w:r w:rsidR="000B719D">
        <w:rPr>
          <w:rFonts w:ascii="Arial" w:hAnsi="Arial" w:cs="Arial"/>
          <w:sz w:val="24"/>
          <w:szCs w:val="24"/>
        </w:rPr>
        <w:t>dá</w:t>
      </w:r>
      <w:r w:rsidR="00DF07CF">
        <w:rPr>
          <w:rFonts w:ascii="Arial" w:hAnsi="Arial" w:cs="Arial"/>
          <w:sz w:val="24"/>
          <w:szCs w:val="24"/>
        </w:rPr>
        <w:t xml:space="preserve"> p</w:t>
      </w:r>
      <w:r w:rsidR="00C1011C">
        <w:rPr>
          <w:rFonts w:ascii="Arial" w:hAnsi="Arial" w:cs="Arial"/>
          <w:sz w:val="24"/>
          <w:szCs w:val="24"/>
        </w:rPr>
        <w:t>or</w:t>
      </w:r>
      <w:r w:rsidR="00DF07CF">
        <w:rPr>
          <w:rFonts w:ascii="Arial" w:hAnsi="Arial" w:cs="Arial"/>
          <w:sz w:val="24"/>
          <w:szCs w:val="24"/>
        </w:rPr>
        <w:t xml:space="preserve"> um</w:t>
      </w:r>
      <w:r w:rsidR="007F4B2B">
        <w:rPr>
          <w:rFonts w:ascii="Arial" w:hAnsi="Arial" w:cs="Arial"/>
          <w:sz w:val="24"/>
          <w:szCs w:val="24"/>
        </w:rPr>
        <w:t xml:space="preserve">a avaliação </w:t>
      </w:r>
      <w:r w:rsidR="000D42A5">
        <w:rPr>
          <w:rFonts w:ascii="Arial" w:hAnsi="Arial" w:cs="Arial"/>
          <w:sz w:val="24"/>
          <w:szCs w:val="24"/>
        </w:rPr>
        <w:t>tricoscopia</w:t>
      </w:r>
      <w:r w:rsidR="00295028">
        <w:rPr>
          <w:rFonts w:ascii="Arial" w:hAnsi="Arial" w:cs="Arial"/>
          <w:sz w:val="24"/>
          <w:szCs w:val="24"/>
        </w:rPr>
        <w:t>,</w:t>
      </w:r>
      <w:r w:rsidR="00081897">
        <w:rPr>
          <w:rFonts w:ascii="Arial" w:hAnsi="Arial" w:cs="Arial"/>
          <w:sz w:val="24"/>
          <w:szCs w:val="24"/>
        </w:rPr>
        <w:t xml:space="preserve"> indolor </w:t>
      </w:r>
      <w:r w:rsidR="00286C4E">
        <w:rPr>
          <w:rFonts w:ascii="Arial" w:hAnsi="Arial" w:cs="Arial"/>
          <w:sz w:val="24"/>
          <w:szCs w:val="24"/>
        </w:rPr>
        <w:t>e não inva</w:t>
      </w:r>
      <w:r w:rsidR="00D16D30">
        <w:rPr>
          <w:rFonts w:ascii="Arial" w:hAnsi="Arial" w:cs="Arial"/>
          <w:sz w:val="24"/>
          <w:szCs w:val="24"/>
        </w:rPr>
        <w:t>siv</w:t>
      </w:r>
      <w:r w:rsidR="00295028">
        <w:rPr>
          <w:rFonts w:ascii="Arial" w:hAnsi="Arial" w:cs="Arial"/>
          <w:sz w:val="24"/>
          <w:szCs w:val="24"/>
        </w:rPr>
        <w:t>a</w:t>
      </w:r>
      <w:r w:rsidR="003B3109">
        <w:rPr>
          <w:rFonts w:ascii="Arial" w:hAnsi="Arial" w:cs="Arial"/>
          <w:sz w:val="24"/>
          <w:szCs w:val="24"/>
        </w:rPr>
        <w:t>, feit</w:t>
      </w:r>
      <w:r w:rsidR="00295028">
        <w:rPr>
          <w:rFonts w:ascii="Arial" w:hAnsi="Arial" w:cs="Arial"/>
          <w:sz w:val="24"/>
          <w:szCs w:val="24"/>
        </w:rPr>
        <w:t>a</w:t>
      </w:r>
      <w:r w:rsidR="003B3109">
        <w:rPr>
          <w:rFonts w:ascii="Arial" w:hAnsi="Arial" w:cs="Arial"/>
          <w:sz w:val="24"/>
          <w:szCs w:val="24"/>
        </w:rPr>
        <w:t xml:space="preserve"> com </w:t>
      </w:r>
      <w:r w:rsidR="00295028">
        <w:rPr>
          <w:rFonts w:ascii="Arial" w:hAnsi="Arial" w:cs="Arial"/>
          <w:sz w:val="24"/>
          <w:szCs w:val="24"/>
        </w:rPr>
        <w:t xml:space="preserve">o </w:t>
      </w:r>
      <w:r w:rsidR="003B3109">
        <w:rPr>
          <w:rFonts w:ascii="Arial" w:hAnsi="Arial" w:cs="Arial"/>
          <w:sz w:val="24"/>
          <w:szCs w:val="24"/>
        </w:rPr>
        <w:t xml:space="preserve">uso de um </w:t>
      </w:r>
      <w:proofErr w:type="spellStart"/>
      <w:r w:rsidR="003B3109">
        <w:rPr>
          <w:rFonts w:ascii="Arial" w:hAnsi="Arial" w:cs="Arial"/>
          <w:sz w:val="24"/>
          <w:szCs w:val="24"/>
        </w:rPr>
        <w:t>fotovideo</w:t>
      </w:r>
      <w:r w:rsidR="0066109C">
        <w:rPr>
          <w:rFonts w:ascii="Arial" w:hAnsi="Arial" w:cs="Arial"/>
          <w:sz w:val="24"/>
          <w:szCs w:val="24"/>
        </w:rPr>
        <w:t>dermatoscópio</w:t>
      </w:r>
      <w:proofErr w:type="spellEnd"/>
      <w:r w:rsidR="007F4B2B">
        <w:rPr>
          <w:rFonts w:ascii="Arial" w:hAnsi="Arial" w:cs="Arial"/>
          <w:sz w:val="24"/>
          <w:szCs w:val="24"/>
        </w:rPr>
        <w:t>.</w:t>
      </w:r>
      <w:r w:rsidRPr="008B3117">
        <w:rPr>
          <w:rFonts w:ascii="Arial" w:hAnsi="Arial" w:cs="Arial"/>
          <w:sz w:val="24"/>
          <w:szCs w:val="24"/>
        </w:rPr>
        <w:t xml:space="preserve"> </w:t>
      </w:r>
      <w:r w:rsidR="0037324C">
        <w:rPr>
          <w:rFonts w:ascii="Arial" w:hAnsi="Arial" w:cs="Arial"/>
          <w:sz w:val="24"/>
          <w:szCs w:val="24"/>
        </w:rPr>
        <w:t>As alterações observadas</w:t>
      </w:r>
      <w:r w:rsidR="00E61700">
        <w:rPr>
          <w:rFonts w:ascii="Arial" w:hAnsi="Arial" w:cs="Arial"/>
          <w:sz w:val="24"/>
          <w:szCs w:val="24"/>
        </w:rPr>
        <w:t xml:space="preserve"> ocorre</w:t>
      </w:r>
      <w:r w:rsidR="0037324C">
        <w:rPr>
          <w:rFonts w:ascii="Arial" w:hAnsi="Arial" w:cs="Arial"/>
          <w:sz w:val="24"/>
          <w:szCs w:val="24"/>
        </w:rPr>
        <w:t>m</w:t>
      </w:r>
      <w:r w:rsidR="00E61700">
        <w:rPr>
          <w:rFonts w:ascii="Arial" w:hAnsi="Arial" w:cs="Arial"/>
          <w:sz w:val="24"/>
          <w:szCs w:val="24"/>
        </w:rPr>
        <w:t xml:space="preserve"> quando </w:t>
      </w:r>
      <w:r w:rsidR="000B719D">
        <w:rPr>
          <w:rFonts w:ascii="Arial" w:hAnsi="Arial" w:cs="Arial"/>
          <w:sz w:val="24"/>
          <w:szCs w:val="24"/>
        </w:rPr>
        <w:t>há</w:t>
      </w:r>
      <w:r w:rsidR="00E61700">
        <w:rPr>
          <w:rFonts w:ascii="Arial" w:hAnsi="Arial" w:cs="Arial"/>
          <w:sz w:val="24"/>
          <w:szCs w:val="24"/>
        </w:rPr>
        <w:t xml:space="preserve"> uma </w:t>
      </w:r>
      <w:r w:rsidRPr="008B3117">
        <w:rPr>
          <w:rFonts w:ascii="Arial" w:hAnsi="Arial" w:cs="Arial"/>
          <w:sz w:val="24"/>
          <w:szCs w:val="24"/>
        </w:rPr>
        <w:t>conversão de testosterona em di-hidrotestosterona (DHT</w:t>
      </w:r>
      <w:del w:id="0" w:author="Microsoft Word" w:date="2026-05-04T19:24:00Z" w16du:dateUtc="2026-05-04T22:24:00Z">
        <w:r w:rsidRPr="008B3117">
          <w:rPr>
            <w:rFonts w:ascii="Arial" w:hAnsi="Arial" w:cs="Arial"/>
            <w:sz w:val="24"/>
            <w:szCs w:val="24"/>
          </w:rPr>
          <w:delText>)</w:delText>
        </w:r>
      </w:del>
      <w:r w:rsidRPr="008B3117">
        <w:rPr>
          <w:rFonts w:ascii="Arial" w:hAnsi="Arial" w:cs="Arial"/>
          <w:sz w:val="24"/>
          <w:szCs w:val="24"/>
        </w:rPr>
        <w:t>)</w:t>
      </w:r>
      <w:r w:rsidR="00F542FC">
        <w:rPr>
          <w:rFonts w:ascii="Arial" w:hAnsi="Arial" w:cs="Arial"/>
          <w:sz w:val="24"/>
          <w:szCs w:val="24"/>
        </w:rPr>
        <w:t>,</w:t>
      </w:r>
      <w:r w:rsidRPr="008B3117">
        <w:rPr>
          <w:rFonts w:ascii="Arial" w:hAnsi="Arial" w:cs="Arial"/>
          <w:sz w:val="24"/>
          <w:szCs w:val="24"/>
        </w:rPr>
        <w:t xml:space="preserve"> pela enzima 5-alfa-redutase em </w:t>
      </w:r>
      <w:r w:rsidR="00F542FC">
        <w:rPr>
          <w:rFonts w:ascii="Arial" w:hAnsi="Arial" w:cs="Arial"/>
          <w:sz w:val="24"/>
          <w:szCs w:val="24"/>
        </w:rPr>
        <w:t>indivíduos</w:t>
      </w:r>
      <w:r w:rsidRPr="008B3117">
        <w:rPr>
          <w:rFonts w:ascii="Arial" w:hAnsi="Arial" w:cs="Arial"/>
          <w:sz w:val="24"/>
          <w:szCs w:val="24"/>
        </w:rPr>
        <w:t xml:space="preserve"> predispostos</w:t>
      </w:r>
      <w:r w:rsidR="00F542FC">
        <w:rPr>
          <w:rFonts w:ascii="Arial" w:hAnsi="Arial" w:cs="Arial"/>
          <w:sz w:val="24"/>
          <w:szCs w:val="24"/>
        </w:rPr>
        <w:t xml:space="preserve"> geneticamente</w:t>
      </w:r>
      <w:r w:rsidRPr="008B3117">
        <w:rPr>
          <w:rFonts w:ascii="Arial" w:hAnsi="Arial" w:cs="Arial"/>
          <w:sz w:val="24"/>
          <w:szCs w:val="24"/>
        </w:rPr>
        <w:t xml:space="preserve">. </w:t>
      </w:r>
    </w:p>
    <w:p w14:paraId="4C689358" w14:textId="4BD3CC5F" w:rsidR="00344329" w:rsidRDefault="00316746" w:rsidP="00E20217">
      <w:pPr>
        <w:spacing w:line="360" w:lineRule="auto"/>
        <w:ind w:firstLine="708"/>
        <w:jc w:val="both"/>
        <w:rPr>
          <w:rFonts w:ascii="Arial" w:hAnsi="Arial" w:cs="Arial"/>
          <w:sz w:val="24"/>
          <w:szCs w:val="24"/>
        </w:rPr>
      </w:pPr>
      <w:r w:rsidRPr="008B3117">
        <w:rPr>
          <w:rFonts w:ascii="Arial" w:hAnsi="Arial" w:cs="Arial"/>
          <w:sz w:val="24"/>
          <w:szCs w:val="24"/>
        </w:rPr>
        <w:t>Neste estudo de caso, apresentamos uma paciente</w:t>
      </w:r>
      <w:r w:rsidR="00A74711" w:rsidRPr="008B3117">
        <w:rPr>
          <w:rFonts w:ascii="Arial" w:hAnsi="Arial" w:cs="Arial"/>
          <w:sz w:val="24"/>
          <w:szCs w:val="24"/>
        </w:rPr>
        <w:t xml:space="preserve"> de 60 anos (sessenta anos</w:t>
      </w:r>
      <w:r w:rsidR="00A85003" w:rsidRPr="008B3117">
        <w:rPr>
          <w:rFonts w:ascii="Arial" w:hAnsi="Arial" w:cs="Arial"/>
          <w:sz w:val="24"/>
          <w:szCs w:val="24"/>
        </w:rPr>
        <w:t>)</w:t>
      </w:r>
      <w:r w:rsidRPr="008B3117">
        <w:rPr>
          <w:rFonts w:ascii="Arial" w:hAnsi="Arial" w:cs="Arial"/>
          <w:sz w:val="24"/>
          <w:szCs w:val="24"/>
        </w:rPr>
        <w:t xml:space="preserve"> que, apesar d</w:t>
      </w:r>
      <w:r w:rsidR="001E7B4C">
        <w:rPr>
          <w:rFonts w:ascii="Arial" w:hAnsi="Arial" w:cs="Arial"/>
          <w:sz w:val="24"/>
          <w:szCs w:val="24"/>
        </w:rPr>
        <w:t>a</w:t>
      </w:r>
      <w:r w:rsidRPr="008B3117">
        <w:rPr>
          <w:rFonts w:ascii="Arial" w:hAnsi="Arial" w:cs="Arial"/>
          <w:sz w:val="24"/>
          <w:szCs w:val="24"/>
        </w:rPr>
        <w:t xml:space="preserve"> predisposição genética </w:t>
      </w:r>
      <w:r w:rsidR="001E7B4C">
        <w:rPr>
          <w:rFonts w:ascii="Arial" w:hAnsi="Arial" w:cs="Arial"/>
          <w:sz w:val="24"/>
          <w:szCs w:val="24"/>
        </w:rPr>
        <w:t>para a</w:t>
      </w:r>
      <w:r w:rsidRPr="008B3117">
        <w:rPr>
          <w:rFonts w:ascii="Arial" w:hAnsi="Arial" w:cs="Arial"/>
          <w:sz w:val="24"/>
          <w:szCs w:val="24"/>
        </w:rPr>
        <w:t xml:space="preserve"> </w:t>
      </w:r>
      <w:r w:rsidR="00E20217">
        <w:rPr>
          <w:rFonts w:ascii="Arial" w:hAnsi="Arial" w:cs="Arial"/>
          <w:sz w:val="24"/>
          <w:szCs w:val="24"/>
        </w:rPr>
        <w:t>alopecia androgenética feminina</w:t>
      </w:r>
      <w:r w:rsidRPr="008B3117">
        <w:rPr>
          <w:rFonts w:ascii="Arial" w:hAnsi="Arial" w:cs="Arial"/>
          <w:sz w:val="24"/>
          <w:szCs w:val="24"/>
        </w:rPr>
        <w:t>, apresentou progressão acelerada do quadro após três perdas emocionais consecutivas, que</w:t>
      </w:r>
      <w:r w:rsidR="00AE72FB">
        <w:rPr>
          <w:rFonts w:ascii="Arial" w:hAnsi="Arial" w:cs="Arial"/>
          <w:sz w:val="24"/>
          <w:szCs w:val="24"/>
        </w:rPr>
        <w:t xml:space="preserve"> possivelmente</w:t>
      </w:r>
      <w:r w:rsidRPr="008B3117">
        <w:rPr>
          <w:rFonts w:ascii="Arial" w:hAnsi="Arial" w:cs="Arial"/>
          <w:sz w:val="24"/>
          <w:szCs w:val="24"/>
        </w:rPr>
        <w:t xml:space="preserve"> desencadearam estresse psicológico,</w:t>
      </w:r>
      <w:r w:rsidR="007A1628">
        <w:rPr>
          <w:rFonts w:ascii="Arial" w:hAnsi="Arial" w:cs="Arial"/>
          <w:sz w:val="24"/>
          <w:szCs w:val="24"/>
        </w:rPr>
        <w:t xml:space="preserve"> e consequentemente </w:t>
      </w:r>
      <w:r w:rsidR="00E332BF">
        <w:rPr>
          <w:rFonts w:ascii="Arial" w:hAnsi="Arial" w:cs="Arial"/>
          <w:sz w:val="24"/>
          <w:szCs w:val="24"/>
        </w:rPr>
        <w:t xml:space="preserve">a </w:t>
      </w:r>
      <w:r w:rsidR="00E332BF" w:rsidRPr="008B3117">
        <w:rPr>
          <w:rFonts w:ascii="Arial" w:hAnsi="Arial" w:cs="Arial"/>
          <w:sz w:val="24"/>
          <w:szCs w:val="24"/>
        </w:rPr>
        <w:t>ativação</w:t>
      </w:r>
      <w:r w:rsidRPr="008B3117">
        <w:rPr>
          <w:rFonts w:ascii="Arial" w:hAnsi="Arial" w:cs="Arial"/>
          <w:sz w:val="24"/>
          <w:szCs w:val="24"/>
        </w:rPr>
        <w:t xml:space="preserve"> do eixo hipotálamo-hipófise-adrenal (HPA)</w:t>
      </w:r>
      <w:r w:rsidR="00640BDC">
        <w:rPr>
          <w:rFonts w:ascii="Arial" w:hAnsi="Arial" w:cs="Arial"/>
          <w:sz w:val="24"/>
          <w:szCs w:val="24"/>
        </w:rPr>
        <w:t>,</w:t>
      </w:r>
      <w:r w:rsidR="007071A2">
        <w:rPr>
          <w:rFonts w:ascii="Arial" w:hAnsi="Arial" w:cs="Arial"/>
          <w:sz w:val="24"/>
          <w:szCs w:val="24"/>
        </w:rPr>
        <w:t xml:space="preserve"> responsáveis </w:t>
      </w:r>
      <w:r w:rsidR="003F5DE5">
        <w:rPr>
          <w:rFonts w:ascii="Arial" w:hAnsi="Arial" w:cs="Arial"/>
          <w:sz w:val="24"/>
          <w:szCs w:val="24"/>
        </w:rPr>
        <w:t>por todo o proc</w:t>
      </w:r>
      <w:r w:rsidR="00D8305C">
        <w:rPr>
          <w:rFonts w:ascii="Arial" w:hAnsi="Arial" w:cs="Arial"/>
          <w:sz w:val="24"/>
          <w:szCs w:val="24"/>
        </w:rPr>
        <w:t xml:space="preserve">esso complexo de regulação </w:t>
      </w:r>
      <w:r w:rsidR="00482176">
        <w:rPr>
          <w:rFonts w:ascii="Arial" w:hAnsi="Arial" w:cs="Arial"/>
          <w:sz w:val="24"/>
          <w:szCs w:val="24"/>
        </w:rPr>
        <w:t>do estresse</w:t>
      </w:r>
      <w:r w:rsidR="00E62664">
        <w:rPr>
          <w:rFonts w:ascii="Arial" w:hAnsi="Arial" w:cs="Arial"/>
          <w:sz w:val="24"/>
          <w:szCs w:val="24"/>
        </w:rPr>
        <w:t>.</w:t>
      </w:r>
      <w:r w:rsidR="00482176">
        <w:rPr>
          <w:rFonts w:ascii="Arial" w:hAnsi="Arial" w:cs="Arial"/>
          <w:sz w:val="24"/>
          <w:szCs w:val="24"/>
        </w:rPr>
        <w:t xml:space="preserve"> </w:t>
      </w:r>
      <w:r w:rsidR="009226EE">
        <w:rPr>
          <w:rFonts w:ascii="Arial" w:hAnsi="Arial" w:cs="Arial"/>
          <w:sz w:val="24"/>
          <w:szCs w:val="24"/>
        </w:rPr>
        <w:t>O</w:t>
      </w:r>
      <w:r w:rsidR="00284F83" w:rsidRPr="008B3117">
        <w:rPr>
          <w:rFonts w:ascii="Arial" w:hAnsi="Arial" w:cs="Arial"/>
          <w:sz w:val="24"/>
          <w:szCs w:val="24"/>
        </w:rPr>
        <w:t xml:space="preserve"> estresse psicológico, como o luto por perdas consecutivas, ativa eixo</w:t>
      </w:r>
      <w:r w:rsidR="00E332BF">
        <w:rPr>
          <w:rFonts w:ascii="Arial" w:hAnsi="Arial" w:cs="Arial"/>
          <w:sz w:val="24"/>
          <w:szCs w:val="24"/>
        </w:rPr>
        <w:t xml:space="preserve"> HPA</w:t>
      </w:r>
      <w:r w:rsidR="00284F83" w:rsidRPr="008B3117">
        <w:rPr>
          <w:rFonts w:ascii="Arial" w:hAnsi="Arial" w:cs="Arial"/>
          <w:sz w:val="24"/>
          <w:szCs w:val="24"/>
        </w:rPr>
        <w:t>, alterando profundamente a composição da microbiota intestinal</w:t>
      </w:r>
      <w:r w:rsidRPr="008B3117">
        <w:rPr>
          <w:rFonts w:ascii="Arial" w:hAnsi="Arial" w:cs="Arial"/>
          <w:sz w:val="24"/>
          <w:szCs w:val="24"/>
        </w:rPr>
        <w:t xml:space="preserve">, </w:t>
      </w:r>
      <w:r w:rsidR="00B14336">
        <w:rPr>
          <w:rFonts w:ascii="Arial" w:hAnsi="Arial" w:cs="Arial"/>
          <w:sz w:val="24"/>
          <w:szCs w:val="24"/>
        </w:rPr>
        <w:t xml:space="preserve">o </w:t>
      </w:r>
      <w:r w:rsidRPr="008B3117">
        <w:rPr>
          <w:rFonts w:ascii="Arial" w:hAnsi="Arial" w:cs="Arial"/>
          <w:sz w:val="24"/>
          <w:szCs w:val="24"/>
        </w:rPr>
        <w:t>desenvolvimento de gastrite</w:t>
      </w:r>
      <w:r w:rsidR="00E241B8">
        <w:rPr>
          <w:rFonts w:ascii="Arial" w:hAnsi="Arial" w:cs="Arial"/>
          <w:sz w:val="24"/>
          <w:szCs w:val="24"/>
        </w:rPr>
        <w:t xml:space="preserve"> </w:t>
      </w:r>
      <w:r w:rsidR="00D37C02">
        <w:rPr>
          <w:rFonts w:ascii="Arial" w:hAnsi="Arial" w:cs="Arial"/>
          <w:sz w:val="24"/>
          <w:szCs w:val="24"/>
        </w:rPr>
        <w:t xml:space="preserve">crônica </w:t>
      </w:r>
      <w:r w:rsidR="00D37C02" w:rsidRPr="008B3117">
        <w:rPr>
          <w:rFonts w:ascii="Arial" w:hAnsi="Arial" w:cs="Arial"/>
          <w:sz w:val="24"/>
          <w:szCs w:val="24"/>
        </w:rPr>
        <w:t>por</w:t>
      </w:r>
      <w:r w:rsidRPr="008B3117">
        <w:rPr>
          <w:rFonts w:ascii="Arial" w:hAnsi="Arial" w:cs="Arial"/>
          <w:sz w:val="24"/>
          <w:szCs w:val="24"/>
        </w:rPr>
        <w:t xml:space="preserve"> </w:t>
      </w:r>
      <w:proofErr w:type="spellStart"/>
      <w:r w:rsidRPr="008B3117">
        <w:rPr>
          <w:rFonts w:ascii="Arial" w:hAnsi="Arial" w:cs="Arial"/>
          <w:i/>
          <w:iCs/>
          <w:sz w:val="24"/>
          <w:szCs w:val="24"/>
        </w:rPr>
        <w:t>Helicobacter</w:t>
      </w:r>
      <w:proofErr w:type="spellEnd"/>
      <w:r w:rsidRPr="008B3117">
        <w:rPr>
          <w:rFonts w:ascii="Arial" w:hAnsi="Arial" w:cs="Arial"/>
          <w:i/>
          <w:iCs/>
          <w:sz w:val="24"/>
          <w:szCs w:val="24"/>
        </w:rPr>
        <w:t xml:space="preserve"> </w:t>
      </w:r>
      <w:proofErr w:type="spellStart"/>
      <w:r w:rsidRPr="008B3117">
        <w:rPr>
          <w:rFonts w:ascii="Arial" w:hAnsi="Arial" w:cs="Arial"/>
          <w:i/>
          <w:iCs/>
          <w:sz w:val="24"/>
          <w:szCs w:val="24"/>
        </w:rPr>
        <w:t>pylori</w:t>
      </w:r>
      <w:proofErr w:type="spellEnd"/>
      <w:r w:rsidRPr="008B3117">
        <w:rPr>
          <w:rFonts w:ascii="Arial" w:hAnsi="Arial" w:cs="Arial"/>
          <w:sz w:val="24"/>
          <w:szCs w:val="24"/>
        </w:rPr>
        <w:t xml:space="preserve">, deficiência de micronutrientes essenciais </w:t>
      </w:r>
      <w:r w:rsidR="00A85003" w:rsidRPr="008B3117">
        <w:rPr>
          <w:rFonts w:ascii="Arial" w:hAnsi="Arial" w:cs="Arial"/>
          <w:sz w:val="24"/>
          <w:szCs w:val="24"/>
        </w:rPr>
        <w:t xml:space="preserve">como vitamina </w:t>
      </w:r>
      <w:r w:rsidR="00A8383E" w:rsidRPr="008B3117">
        <w:rPr>
          <w:rFonts w:ascii="Arial" w:hAnsi="Arial" w:cs="Arial"/>
          <w:sz w:val="24"/>
          <w:szCs w:val="24"/>
        </w:rPr>
        <w:t xml:space="preserve">B12 e </w:t>
      </w:r>
      <w:proofErr w:type="spellStart"/>
      <w:r w:rsidR="00A8383E" w:rsidRPr="008B3117">
        <w:rPr>
          <w:rFonts w:ascii="Arial" w:hAnsi="Arial" w:cs="Arial"/>
          <w:sz w:val="24"/>
          <w:szCs w:val="24"/>
        </w:rPr>
        <w:t>vit</w:t>
      </w:r>
      <w:proofErr w:type="spellEnd"/>
      <w:r w:rsidR="00A8383E" w:rsidRPr="008B3117">
        <w:rPr>
          <w:rFonts w:ascii="Arial" w:hAnsi="Arial" w:cs="Arial"/>
          <w:sz w:val="24"/>
          <w:szCs w:val="24"/>
        </w:rPr>
        <w:t xml:space="preserve"> D</w:t>
      </w:r>
      <w:r w:rsidR="007326F8">
        <w:rPr>
          <w:rFonts w:ascii="Arial" w:hAnsi="Arial" w:cs="Arial"/>
          <w:sz w:val="24"/>
          <w:szCs w:val="24"/>
        </w:rPr>
        <w:t xml:space="preserve">. </w:t>
      </w:r>
      <w:r w:rsidR="001826BB">
        <w:rPr>
          <w:rFonts w:ascii="Arial" w:hAnsi="Arial" w:cs="Arial"/>
          <w:sz w:val="24"/>
          <w:szCs w:val="24"/>
        </w:rPr>
        <w:t xml:space="preserve">( A paciente vem de </w:t>
      </w:r>
      <w:r w:rsidR="005F62DC">
        <w:rPr>
          <w:rFonts w:ascii="Arial" w:hAnsi="Arial" w:cs="Arial"/>
          <w:sz w:val="24"/>
          <w:szCs w:val="24"/>
        </w:rPr>
        <w:t>avaliação previa de especialista, para a condição gastrointestinal</w:t>
      </w:r>
      <w:r w:rsidR="00C022A4">
        <w:rPr>
          <w:rFonts w:ascii="Arial" w:hAnsi="Arial" w:cs="Arial"/>
          <w:sz w:val="24"/>
          <w:szCs w:val="24"/>
        </w:rPr>
        <w:t>, diagnosticada</w:t>
      </w:r>
      <w:r w:rsidR="00400287">
        <w:rPr>
          <w:rFonts w:ascii="Arial" w:hAnsi="Arial" w:cs="Arial"/>
          <w:sz w:val="24"/>
          <w:szCs w:val="24"/>
        </w:rPr>
        <w:t xml:space="preserve"> via exames laboratoriais e endoscop</w:t>
      </w:r>
      <w:r w:rsidR="00F76A35">
        <w:rPr>
          <w:rFonts w:ascii="Arial" w:hAnsi="Arial" w:cs="Arial"/>
          <w:sz w:val="24"/>
          <w:szCs w:val="24"/>
        </w:rPr>
        <w:t xml:space="preserve">ia, </w:t>
      </w:r>
      <w:r w:rsidR="009A2723">
        <w:rPr>
          <w:rFonts w:ascii="Arial" w:hAnsi="Arial" w:cs="Arial"/>
          <w:sz w:val="24"/>
          <w:szCs w:val="24"/>
        </w:rPr>
        <w:t>cujo</w:t>
      </w:r>
      <w:r w:rsidR="00F76A35">
        <w:rPr>
          <w:rFonts w:ascii="Arial" w:hAnsi="Arial" w:cs="Arial"/>
          <w:sz w:val="24"/>
          <w:szCs w:val="24"/>
        </w:rPr>
        <w:t xml:space="preserve"> laudos </w:t>
      </w:r>
      <w:r w:rsidR="009A2723">
        <w:rPr>
          <w:rFonts w:ascii="Arial" w:hAnsi="Arial" w:cs="Arial"/>
          <w:sz w:val="24"/>
          <w:szCs w:val="24"/>
        </w:rPr>
        <w:t xml:space="preserve">estarão anexados abaixo.) </w:t>
      </w:r>
    </w:p>
    <w:p w14:paraId="3E9B9410" w14:textId="37CBD344" w:rsidR="0018602E" w:rsidRDefault="0018602E" w:rsidP="000D1194">
      <w:pPr>
        <w:spacing w:line="360" w:lineRule="auto"/>
        <w:ind w:firstLine="708"/>
        <w:jc w:val="both"/>
        <w:rPr>
          <w:rFonts w:ascii="Arial" w:hAnsi="Arial" w:cs="Arial"/>
          <w:sz w:val="24"/>
          <w:szCs w:val="24"/>
        </w:rPr>
      </w:pPr>
      <w:r>
        <w:rPr>
          <w:rFonts w:ascii="Arial" w:hAnsi="Arial" w:cs="Arial"/>
          <w:sz w:val="24"/>
          <w:szCs w:val="24"/>
        </w:rPr>
        <w:t>A modelo</w:t>
      </w:r>
      <w:r w:rsidR="000411D7">
        <w:rPr>
          <w:rFonts w:ascii="Arial" w:hAnsi="Arial" w:cs="Arial"/>
          <w:sz w:val="24"/>
          <w:szCs w:val="24"/>
        </w:rPr>
        <w:t xml:space="preserve"> deste</w:t>
      </w:r>
      <w:r>
        <w:rPr>
          <w:rFonts w:ascii="Arial" w:hAnsi="Arial" w:cs="Arial"/>
          <w:sz w:val="24"/>
          <w:szCs w:val="24"/>
        </w:rPr>
        <w:t xml:space="preserve"> estudo de caso já </w:t>
      </w:r>
      <w:r w:rsidR="00C077F7">
        <w:rPr>
          <w:rFonts w:ascii="Arial" w:hAnsi="Arial" w:cs="Arial"/>
          <w:sz w:val="24"/>
          <w:szCs w:val="24"/>
        </w:rPr>
        <w:t>h</w:t>
      </w:r>
      <w:r w:rsidR="00CA5EFE">
        <w:rPr>
          <w:rFonts w:ascii="Arial" w:hAnsi="Arial" w:cs="Arial"/>
          <w:sz w:val="24"/>
          <w:szCs w:val="24"/>
        </w:rPr>
        <w:t>avia realizado tratamento em 202</w:t>
      </w:r>
      <w:r w:rsidR="00676BB4">
        <w:rPr>
          <w:rFonts w:ascii="Arial" w:hAnsi="Arial" w:cs="Arial"/>
          <w:sz w:val="24"/>
          <w:szCs w:val="24"/>
        </w:rPr>
        <w:t xml:space="preserve">5 </w:t>
      </w:r>
      <w:r w:rsidR="000411D7">
        <w:rPr>
          <w:rFonts w:ascii="Arial" w:hAnsi="Arial" w:cs="Arial"/>
          <w:sz w:val="24"/>
          <w:szCs w:val="24"/>
        </w:rPr>
        <w:t xml:space="preserve">na </w:t>
      </w:r>
      <w:r w:rsidR="00FA018E">
        <w:rPr>
          <w:rFonts w:ascii="Arial" w:hAnsi="Arial" w:cs="Arial"/>
          <w:sz w:val="24"/>
          <w:szCs w:val="24"/>
        </w:rPr>
        <w:t xml:space="preserve"> </w:t>
      </w:r>
      <w:r w:rsidR="000411D7">
        <w:rPr>
          <w:rFonts w:ascii="Arial" w:hAnsi="Arial" w:cs="Arial"/>
          <w:sz w:val="24"/>
          <w:szCs w:val="24"/>
        </w:rPr>
        <w:t xml:space="preserve">unidade </w:t>
      </w:r>
      <w:proofErr w:type="spellStart"/>
      <w:r w:rsidR="00987F41">
        <w:rPr>
          <w:rFonts w:ascii="Arial" w:hAnsi="Arial" w:cs="Arial"/>
          <w:sz w:val="24"/>
          <w:szCs w:val="24"/>
        </w:rPr>
        <w:t>Academica</w:t>
      </w:r>
      <w:proofErr w:type="spellEnd"/>
      <w:r w:rsidR="00987F41">
        <w:rPr>
          <w:rFonts w:ascii="Arial" w:hAnsi="Arial" w:cs="Arial"/>
          <w:sz w:val="24"/>
          <w:szCs w:val="24"/>
        </w:rPr>
        <w:t xml:space="preserve"> </w:t>
      </w:r>
      <w:proofErr w:type="spellStart"/>
      <w:r w:rsidR="00987F41">
        <w:rPr>
          <w:rFonts w:ascii="Arial" w:hAnsi="Arial" w:cs="Arial"/>
          <w:sz w:val="24"/>
          <w:szCs w:val="24"/>
        </w:rPr>
        <w:t>Uniplac</w:t>
      </w:r>
      <w:proofErr w:type="spellEnd"/>
      <w:r w:rsidR="00987F41">
        <w:rPr>
          <w:rFonts w:ascii="Arial" w:hAnsi="Arial" w:cs="Arial"/>
          <w:sz w:val="24"/>
          <w:szCs w:val="24"/>
        </w:rPr>
        <w:t xml:space="preserve"> para tratamento da Alopecia </w:t>
      </w:r>
      <w:proofErr w:type="spellStart"/>
      <w:r w:rsidR="00987F41">
        <w:rPr>
          <w:rFonts w:ascii="Arial" w:hAnsi="Arial" w:cs="Arial"/>
          <w:sz w:val="24"/>
          <w:szCs w:val="24"/>
        </w:rPr>
        <w:t>Androgenetica</w:t>
      </w:r>
      <w:proofErr w:type="spellEnd"/>
      <w:r w:rsidR="00987F41">
        <w:rPr>
          <w:rFonts w:ascii="Arial" w:hAnsi="Arial" w:cs="Arial"/>
          <w:sz w:val="24"/>
          <w:szCs w:val="24"/>
        </w:rPr>
        <w:t xml:space="preserve"> </w:t>
      </w:r>
      <w:r w:rsidR="00FA018E">
        <w:rPr>
          <w:rFonts w:ascii="Arial" w:hAnsi="Arial" w:cs="Arial"/>
          <w:sz w:val="24"/>
          <w:szCs w:val="24"/>
        </w:rPr>
        <w:t xml:space="preserve">Feminina durante o período de </w:t>
      </w:r>
      <w:r w:rsidR="000273A4">
        <w:rPr>
          <w:rFonts w:ascii="Arial" w:hAnsi="Arial" w:cs="Arial"/>
          <w:sz w:val="24"/>
          <w:szCs w:val="24"/>
        </w:rPr>
        <w:t>2 meses</w:t>
      </w:r>
      <w:r w:rsidR="000539B1">
        <w:rPr>
          <w:rFonts w:ascii="Arial" w:hAnsi="Arial" w:cs="Arial"/>
          <w:sz w:val="24"/>
          <w:szCs w:val="24"/>
        </w:rPr>
        <w:t xml:space="preserve"> </w:t>
      </w:r>
      <w:r w:rsidR="00552BD2">
        <w:rPr>
          <w:rFonts w:ascii="Arial" w:hAnsi="Arial" w:cs="Arial"/>
          <w:sz w:val="24"/>
          <w:szCs w:val="24"/>
        </w:rPr>
        <w:t xml:space="preserve">(maio e abril) durante as aulas práticas </w:t>
      </w:r>
      <w:r w:rsidR="00174210">
        <w:rPr>
          <w:rFonts w:ascii="Arial" w:hAnsi="Arial" w:cs="Arial"/>
          <w:sz w:val="24"/>
          <w:szCs w:val="24"/>
        </w:rPr>
        <w:t>da turma de terapia capilar, foram usados métodos de tratamento como aroma terapia</w:t>
      </w:r>
      <w:r w:rsidR="00460AD7">
        <w:rPr>
          <w:rFonts w:ascii="Arial" w:hAnsi="Arial" w:cs="Arial"/>
          <w:sz w:val="24"/>
          <w:szCs w:val="24"/>
        </w:rPr>
        <w:t>,</w:t>
      </w:r>
      <w:r w:rsidR="00087AB6">
        <w:rPr>
          <w:rFonts w:ascii="Arial" w:hAnsi="Arial" w:cs="Arial"/>
          <w:sz w:val="24"/>
          <w:szCs w:val="24"/>
        </w:rPr>
        <w:t xml:space="preserve"> óleos essências</w:t>
      </w:r>
      <w:r w:rsidR="00460AD7">
        <w:rPr>
          <w:rFonts w:ascii="Arial" w:hAnsi="Arial" w:cs="Arial"/>
          <w:sz w:val="24"/>
          <w:szCs w:val="24"/>
        </w:rPr>
        <w:t>,</w:t>
      </w:r>
      <w:r w:rsidR="00087AB6">
        <w:rPr>
          <w:rFonts w:ascii="Arial" w:hAnsi="Arial" w:cs="Arial"/>
          <w:sz w:val="24"/>
          <w:szCs w:val="24"/>
        </w:rPr>
        <w:t xml:space="preserve"> argila terapias preta e verde</w:t>
      </w:r>
      <w:r w:rsidR="00460AD7">
        <w:rPr>
          <w:rFonts w:ascii="Arial" w:hAnsi="Arial" w:cs="Arial"/>
          <w:sz w:val="24"/>
          <w:szCs w:val="24"/>
        </w:rPr>
        <w:t>,</w:t>
      </w:r>
      <w:r w:rsidR="00087AB6">
        <w:rPr>
          <w:rFonts w:ascii="Arial" w:hAnsi="Arial" w:cs="Arial"/>
          <w:sz w:val="24"/>
          <w:szCs w:val="24"/>
        </w:rPr>
        <w:t xml:space="preserve"> </w:t>
      </w:r>
      <w:r w:rsidR="00460AD7">
        <w:rPr>
          <w:rFonts w:ascii="Arial" w:hAnsi="Arial" w:cs="Arial"/>
          <w:sz w:val="24"/>
          <w:szCs w:val="24"/>
        </w:rPr>
        <w:t>aparelho como alta frequência</w:t>
      </w:r>
      <w:r w:rsidR="00A459B6">
        <w:rPr>
          <w:rFonts w:ascii="Arial" w:hAnsi="Arial" w:cs="Arial"/>
          <w:sz w:val="24"/>
          <w:szCs w:val="24"/>
        </w:rPr>
        <w:t xml:space="preserve">, </w:t>
      </w:r>
      <w:r w:rsidR="00FB7D24">
        <w:rPr>
          <w:rFonts w:ascii="Arial" w:hAnsi="Arial" w:cs="Arial"/>
          <w:sz w:val="24"/>
          <w:szCs w:val="24"/>
        </w:rPr>
        <w:t xml:space="preserve">continuou os meses a seguir usando um </w:t>
      </w:r>
      <w:proofErr w:type="spellStart"/>
      <w:r w:rsidR="00FB7D24">
        <w:rPr>
          <w:rFonts w:ascii="Arial" w:hAnsi="Arial" w:cs="Arial"/>
          <w:sz w:val="24"/>
          <w:szCs w:val="24"/>
        </w:rPr>
        <w:t>tonico</w:t>
      </w:r>
      <w:proofErr w:type="spellEnd"/>
      <w:r w:rsidR="00FB7D24">
        <w:rPr>
          <w:rFonts w:ascii="Arial" w:hAnsi="Arial" w:cs="Arial"/>
          <w:sz w:val="24"/>
          <w:szCs w:val="24"/>
        </w:rPr>
        <w:t xml:space="preserve"> com ativo</w:t>
      </w:r>
      <w:r w:rsidR="007D3E95">
        <w:rPr>
          <w:rFonts w:ascii="Arial" w:hAnsi="Arial" w:cs="Arial"/>
          <w:sz w:val="24"/>
          <w:szCs w:val="24"/>
        </w:rPr>
        <w:t xml:space="preserve"> fitoterápico</w:t>
      </w:r>
      <w:r w:rsidR="00FB7D24">
        <w:rPr>
          <w:rFonts w:ascii="Arial" w:hAnsi="Arial" w:cs="Arial"/>
          <w:sz w:val="24"/>
          <w:szCs w:val="24"/>
        </w:rPr>
        <w:t xml:space="preserve"> chamado </w:t>
      </w:r>
      <w:proofErr w:type="spellStart"/>
      <w:r w:rsidR="00FB7D24">
        <w:rPr>
          <w:rFonts w:ascii="Arial" w:hAnsi="Arial" w:cs="Arial"/>
          <w:sz w:val="24"/>
          <w:szCs w:val="24"/>
        </w:rPr>
        <w:t>Capilia</w:t>
      </w:r>
      <w:proofErr w:type="spellEnd"/>
      <w:r w:rsidR="00FB7D24">
        <w:rPr>
          <w:rFonts w:ascii="Arial" w:hAnsi="Arial" w:cs="Arial"/>
          <w:sz w:val="24"/>
          <w:szCs w:val="24"/>
        </w:rPr>
        <w:t xml:space="preserve"> Longa, derivado do estrato da </w:t>
      </w:r>
      <w:proofErr w:type="spellStart"/>
      <w:r w:rsidR="00FB7D24">
        <w:rPr>
          <w:rFonts w:ascii="Arial" w:hAnsi="Arial" w:cs="Arial"/>
          <w:sz w:val="24"/>
          <w:szCs w:val="24"/>
        </w:rPr>
        <w:t>cúrcum</w:t>
      </w:r>
      <w:proofErr w:type="spellEnd"/>
      <w:r w:rsidR="00D7291C">
        <w:rPr>
          <w:rFonts w:ascii="Arial" w:hAnsi="Arial" w:cs="Arial"/>
          <w:sz w:val="24"/>
          <w:szCs w:val="24"/>
        </w:rPr>
        <w:t>.</w:t>
      </w:r>
      <w:r w:rsidR="00F77DCC">
        <w:rPr>
          <w:rFonts w:ascii="Arial" w:hAnsi="Arial" w:cs="Arial"/>
          <w:sz w:val="24"/>
          <w:szCs w:val="24"/>
        </w:rPr>
        <w:t xml:space="preserve"> Para o tratamento da bactéria H </w:t>
      </w:r>
      <w:proofErr w:type="spellStart"/>
      <w:r w:rsidR="00F77DCC">
        <w:rPr>
          <w:rFonts w:ascii="Arial" w:hAnsi="Arial" w:cs="Arial"/>
          <w:sz w:val="24"/>
          <w:szCs w:val="24"/>
        </w:rPr>
        <w:t>pylori</w:t>
      </w:r>
      <w:proofErr w:type="spellEnd"/>
      <w:r w:rsidR="00460AD7">
        <w:rPr>
          <w:rFonts w:ascii="Arial" w:hAnsi="Arial" w:cs="Arial"/>
          <w:sz w:val="24"/>
          <w:szCs w:val="24"/>
        </w:rPr>
        <w:t xml:space="preserve"> </w:t>
      </w:r>
      <w:r w:rsidR="00934147">
        <w:rPr>
          <w:rFonts w:ascii="Arial" w:hAnsi="Arial" w:cs="Arial"/>
          <w:sz w:val="24"/>
          <w:szCs w:val="24"/>
        </w:rPr>
        <w:t>fez</w:t>
      </w:r>
      <w:r w:rsidR="00DD5F95">
        <w:rPr>
          <w:rFonts w:ascii="Arial" w:hAnsi="Arial" w:cs="Arial"/>
          <w:sz w:val="24"/>
          <w:szCs w:val="24"/>
        </w:rPr>
        <w:t xml:space="preserve"> uso</w:t>
      </w:r>
      <w:r w:rsidR="00460AD7">
        <w:rPr>
          <w:rFonts w:ascii="Arial" w:hAnsi="Arial" w:cs="Arial"/>
          <w:sz w:val="24"/>
          <w:szCs w:val="24"/>
        </w:rPr>
        <w:t xml:space="preserve"> </w:t>
      </w:r>
      <w:r w:rsidR="00DD5F95">
        <w:rPr>
          <w:rFonts w:ascii="Arial" w:hAnsi="Arial" w:cs="Arial"/>
          <w:sz w:val="24"/>
          <w:szCs w:val="24"/>
        </w:rPr>
        <w:t>de</w:t>
      </w:r>
      <w:r w:rsidR="00787711">
        <w:rPr>
          <w:rFonts w:ascii="Arial" w:hAnsi="Arial" w:cs="Arial"/>
          <w:sz w:val="24"/>
          <w:szCs w:val="24"/>
        </w:rPr>
        <w:t xml:space="preserve"> </w:t>
      </w:r>
      <w:r w:rsidR="00D7291C">
        <w:rPr>
          <w:rFonts w:ascii="Arial" w:hAnsi="Arial" w:cs="Arial"/>
          <w:sz w:val="24"/>
          <w:szCs w:val="24"/>
        </w:rPr>
        <w:t xml:space="preserve">antibióticos </w:t>
      </w:r>
      <w:r w:rsidR="00F44FBC">
        <w:rPr>
          <w:rFonts w:ascii="Arial" w:hAnsi="Arial" w:cs="Arial"/>
          <w:sz w:val="24"/>
          <w:szCs w:val="24"/>
        </w:rPr>
        <w:t xml:space="preserve">pra tratamento da H </w:t>
      </w:r>
      <w:proofErr w:type="spellStart"/>
      <w:r w:rsidR="00F44FBC">
        <w:rPr>
          <w:rFonts w:ascii="Arial" w:hAnsi="Arial" w:cs="Arial"/>
          <w:sz w:val="24"/>
          <w:szCs w:val="24"/>
        </w:rPr>
        <w:t>Pylori</w:t>
      </w:r>
      <w:proofErr w:type="spellEnd"/>
      <w:r w:rsidR="007A16A1">
        <w:rPr>
          <w:rFonts w:ascii="Arial" w:hAnsi="Arial" w:cs="Arial"/>
          <w:sz w:val="24"/>
          <w:szCs w:val="24"/>
        </w:rPr>
        <w:t xml:space="preserve"> e reposição de vitaminas como B 12 e </w:t>
      </w:r>
      <w:proofErr w:type="spellStart"/>
      <w:r w:rsidR="007A16A1">
        <w:rPr>
          <w:rFonts w:ascii="Arial" w:hAnsi="Arial" w:cs="Arial"/>
          <w:sz w:val="24"/>
          <w:szCs w:val="24"/>
        </w:rPr>
        <w:t>Vi</w:t>
      </w:r>
      <w:r w:rsidR="0037248C">
        <w:rPr>
          <w:rFonts w:ascii="Arial" w:hAnsi="Arial" w:cs="Arial"/>
          <w:sz w:val="24"/>
          <w:szCs w:val="24"/>
        </w:rPr>
        <w:t>t</w:t>
      </w:r>
      <w:proofErr w:type="spellEnd"/>
      <w:r w:rsidR="0037248C">
        <w:rPr>
          <w:rFonts w:ascii="Arial" w:hAnsi="Arial" w:cs="Arial"/>
          <w:sz w:val="24"/>
          <w:szCs w:val="24"/>
        </w:rPr>
        <w:t xml:space="preserve"> </w:t>
      </w:r>
      <w:r w:rsidR="007A16A1">
        <w:rPr>
          <w:rFonts w:ascii="Arial" w:hAnsi="Arial" w:cs="Arial"/>
          <w:sz w:val="24"/>
          <w:szCs w:val="24"/>
        </w:rPr>
        <w:t>D</w:t>
      </w:r>
      <w:r w:rsidR="0037248C">
        <w:rPr>
          <w:rFonts w:ascii="Arial" w:hAnsi="Arial" w:cs="Arial"/>
          <w:sz w:val="24"/>
          <w:szCs w:val="24"/>
        </w:rPr>
        <w:t>.</w:t>
      </w:r>
    </w:p>
    <w:p w14:paraId="503579FE" w14:textId="2332090E" w:rsidR="00957FCA" w:rsidRDefault="00FA6051" w:rsidP="000D1194">
      <w:pPr>
        <w:spacing w:line="360" w:lineRule="auto"/>
        <w:ind w:firstLine="708"/>
        <w:jc w:val="both"/>
        <w:rPr>
          <w:rFonts w:ascii="Arial" w:hAnsi="Arial" w:cs="Arial"/>
          <w:sz w:val="24"/>
          <w:szCs w:val="24"/>
        </w:rPr>
      </w:pPr>
      <w:r>
        <w:rPr>
          <w:rFonts w:ascii="Arial" w:hAnsi="Arial" w:cs="Arial"/>
          <w:sz w:val="24"/>
          <w:szCs w:val="24"/>
        </w:rPr>
        <w:t xml:space="preserve">A proposta para o tratamento é usar os aparelhos de microcorrentes pra tratar a parte </w:t>
      </w:r>
      <w:r w:rsidR="001B7019">
        <w:rPr>
          <w:rFonts w:ascii="Arial" w:hAnsi="Arial" w:cs="Arial"/>
          <w:sz w:val="24"/>
          <w:szCs w:val="24"/>
        </w:rPr>
        <w:t xml:space="preserve">de oxigenação e melhor hidratação </w:t>
      </w:r>
      <w:r w:rsidR="005E52DB">
        <w:rPr>
          <w:rFonts w:ascii="Arial" w:hAnsi="Arial" w:cs="Arial"/>
          <w:sz w:val="24"/>
          <w:szCs w:val="24"/>
        </w:rPr>
        <w:t xml:space="preserve">e </w:t>
      </w:r>
      <w:proofErr w:type="spellStart"/>
      <w:r w:rsidR="005E52DB">
        <w:rPr>
          <w:rFonts w:ascii="Arial" w:hAnsi="Arial" w:cs="Arial"/>
          <w:sz w:val="24"/>
          <w:szCs w:val="24"/>
        </w:rPr>
        <w:t>intrademoterapia</w:t>
      </w:r>
      <w:proofErr w:type="spellEnd"/>
      <w:r w:rsidR="005E52DB">
        <w:rPr>
          <w:rFonts w:ascii="Arial" w:hAnsi="Arial" w:cs="Arial"/>
          <w:sz w:val="24"/>
          <w:szCs w:val="24"/>
        </w:rPr>
        <w:t xml:space="preserve"> com mesclas da </w:t>
      </w:r>
      <w:proofErr w:type="spellStart"/>
      <w:r w:rsidR="005E52DB">
        <w:rPr>
          <w:rFonts w:ascii="Arial" w:hAnsi="Arial" w:cs="Arial"/>
          <w:sz w:val="24"/>
          <w:szCs w:val="24"/>
        </w:rPr>
        <w:t>phd</w:t>
      </w:r>
      <w:proofErr w:type="spellEnd"/>
      <w:r w:rsidR="005E52DB">
        <w:rPr>
          <w:rFonts w:ascii="Arial" w:hAnsi="Arial" w:cs="Arial"/>
          <w:sz w:val="24"/>
          <w:szCs w:val="24"/>
        </w:rPr>
        <w:t xml:space="preserve"> pra alopecia androgenética , </w:t>
      </w:r>
    </w:p>
    <w:p w14:paraId="6E299C2D" w14:textId="27AE2A64" w:rsidR="00B50207" w:rsidRDefault="00BE37B2" w:rsidP="000D1194">
      <w:pPr>
        <w:spacing w:line="360" w:lineRule="auto"/>
        <w:ind w:firstLine="708"/>
        <w:jc w:val="both"/>
        <w:rPr>
          <w:rFonts w:ascii="Arial" w:hAnsi="Arial" w:cs="Arial"/>
          <w:sz w:val="24"/>
          <w:szCs w:val="24"/>
        </w:rPr>
      </w:pPr>
      <w:r>
        <w:rPr>
          <w:rFonts w:ascii="Arial" w:hAnsi="Arial" w:cs="Arial"/>
          <w:sz w:val="24"/>
          <w:szCs w:val="24"/>
        </w:rPr>
        <w:t xml:space="preserve">      </w:t>
      </w:r>
    </w:p>
    <w:p w14:paraId="0C759886" w14:textId="77777777" w:rsidR="008E1746" w:rsidRDefault="008E1746" w:rsidP="000D1194">
      <w:pPr>
        <w:spacing w:line="360" w:lineRule="auto"/>
        <w:ind w:firstLine="708"/>
        <w:jc w:val="both"/>
        <w:rPr>
          <w:rFonts w:ascii="Arial" w:hAnsi="Arial" w:cs="Arial"/>
          <w:sz w:val="24"/>
          <w:szCs w:val="24"/>
        </w:rPr>
      </w:pPr>
    </w:p>
    <w:p w14:paraId="086D4B81" w14:textId="77777777" w:rsidR="00D32F04" w:rsidRDefault="00D32F04" w:rsidP="000D1194">
      <w:pPr>
        <w:spacing w:line="360" w:lineRule="auto"/>
        <w:ind w:firstLine="708"/>
        <w:jc w:val="both"/>
        <w:rPr>
          <w:rFonts w:ascii="Arial" w:hAnsi="Arial" w:cs="Arial"/>
          <w:sz w:val="24"/>
          <w:szCs w:val="24"/>
        </w:rPr>
      </w:pPr>
    </w:p>
    <w:p w14:paraId="782A5CA6" w14:textId="77777777" w:rsidR="00D32F04" w:rsidRDefault="00D32F04" w:rsidP="000D1194">
      <w:pPr>
        <w:spacing w:line="360" w:lineRule="auto"/>
        <w:ind w:firstLine="708"/>
        <w:jc w:val="both"/>
        <w:rPr>
          <w:rFonts w:ascii="Arial" w:hAnsi="Arial" w:cs="Arial"/>
          <w:sz w:val="24"/>
          <w:szCs w:val="24"/>
        </w:rPr>
      </w:pPr>
    </w:p>
    <w:p w14:paraId="1483B9E2" w14:textId="77777777" w:rsidR="00A50753" w:rsidRPr="008B3117" w:rsidRDefault="00A50753" w:rsidP="00E20217">
      <w:pPr>
        <w:spacing w:line="360" w:lineRule="auto"/>
        <w:ind w:firstLine="708"/>
        <w:jc w:val="both"/>
        <w:rPr>
          <w:rFonts w:ascii="Arial" w:hAnsi="Arial" w:cs="Arial"/>
          <w:sz w:val="24"/>
          <w:szCs w:val="24"/>
        </w:rPr>
      </w:pPr>
    </w:p>
    <w:p w14:paraId="62E96B56" w14:textId="77777777" w:rsidR="00344329" w:rsidRPr="008B3117" w:rsidRDefault="00344329" w:rsidP="008B3117">
      <w:pPr>
        <w:spacing w:line="360" w:lineRule="auto"/>
        <w:jc w:val="both"/>
        <w:rPr>
          <w:rFonts w:ascii="Arial" w:hAnsi="Arial" w:cs="Arial"/>
          <w:sz w:val="24"/>
          <w:szCs w:val="24"/>
        </w:rPr>
      </w:pPr>
    </w:p>
    <w:p w14:paraId="028C05C1" w14:textId="77777777" w:rsidR="00A834B7" w:rsidRDefault="00A834B7" w:rsidP="008B3117">
      <w:pPr>
        <w:spacing w:line="360" w:lineRule="auto"/>
        <w:jc w:val="both"/>
        <w:rPr>
          <w:rFonts w:ascii="Arial" w:hAnsi="Arial" w:cs="Arial"/>
          <w:sz w:val="24"/>
          <w:szCs w:val="24"/>
        </w:rPr>
      </w:pPr>
      <w:r>
        <w:rPr>
          <w:rFonts w:ascii="Arial" w:hAnsi="Arial" w:cs="Arial"/>
          <w:sz w:val="24"/>
          <w:szCs w:val="24"/>
        </w:rPr>
        <w:t>7 REVISAO DE LITERATURA</w:t>
      </w:r>
    </w:p>
    <w:p w14:paraId="0D0D6F3D" w14:textId="77777777" w:rsidR="00A834B7" w:rsidRDefault="00A834B7" w:rsidP="008B3117">
      <w:pPr>
        <w:spacing w:line="360" w:lineRule="auto"/>
        <w:jc w:val="both"/>
        <w:rPr>
          <w:rFonts w:ascii="Arial" w:hAnsi="Arial" w:cs="Arial"/>
          <w:sz w:val="24"/>
          <w:szCs w:val="24"/>
        </w:rPr>
      </w:pPr>
      <w:r>
        <w:rPr>
          <w:rFonts w:ascii="Arial" w:hAnsi="Arial" w:cs="Arial"/>
          <w:sz w:val="24"/>
          <w:szCs w:val="24"/>
        </w:rPr>
        <w:t>7.1 ALOPECIA ANDROGENETICA FEMININA: Além da genética e dos hormônios.</w:t>
      </w:r>
    </w:p>
    <w:p w14:paraId="7082D770" w14:textId="3E157DA2" w:rsidR="00344329" w:rsidRPr="008B3117" w:rsidRDefault="00316746" w:rsidP="00A834B7">
      <w:pPr>
        <w:spacing w:line="360" w:lineRule="auto"/>
        <w:ind w:firstLine="708"/>
        <w:jc w:val="both"/>
        <w:rPr>
          <w:rFonts w:ascii="Arial" w:hAnsi="Arial" w:cs="Arial"/>
          <w:sz w:val="24"/>
          <w:szCs w:val="24"/>
        </w:rPr>
      </w:pPr>
      <w:r w:rsidRPr="008B3117">
        <w:rPr>
          <w:rFonts w:ascii="Arial" w:hAnsi="Arial" w:cs="Arial"/>
          <w:sz w:val="24"/>
          <w:szCs w:val="24"/>
        </w:rPr>
        <w:t xml:space="preserve">A compreensão atual da </w:t>
      </w:r>
      <w:r w:rsidR="00A834B7">
        <w:rPr>
          <w:rFonts w:ascii="Arial" w:hAnsi="Arial" w:cs="Arial"/>
          <w:sz w:val="24"/>
          <w:szCs w:val="24"/>
        </w:rPr>
        <w:t>alopecia androgenética feminina</w:t>
      </w:r>
      <w:r w:rsidRPr="008B3117">
        <w:rPr>
          <w:rFonts w:ascii="Arial" w:hAnsi="Arial" w:cs="Arial"/>
          <w:sz w:val="24"/>
          <w:szCs w:val="24"/>
        </w:rPr>
        <w:t xml:space="preserve"> evoluiu significativamente</w:t>
      </w:r>
      <w:r w:rsidR="00A834B7">
        <w:rPr>
          <w:rFonts w:ascii="Arial" w:hAnsi="Arial" w:cs="Arial"/>
          <w:sz w:val="24"/>
          <w:szCs w:val="24"/>
        </w:rPr>
        <w:t>, e</w:t>
      </w:r>
      <w:r w:rsidRPr="008B3117">
        <w:rPr>
          <w:rFonts w:ascii="Arial" w:hAnsi="Arial" w:cs="Arial"/>
          <w:sz w:val="24"/>
          <w:szCs w:val="24"/>
        </w:rPr>
        <w:t>mbora a predisposição genética e a ação androgênica continuem sendo pilares etiológicos, estudos demonstram que o ambiente bioquímico e inflamatório do organismo modula a expressão clínica da doença</w:t>
      </w:r>
      <w:r w:rsidR="00A834B7">
        <w:rPr>
          <w:rFonts w:ascii="Arial" w:hAnsi="Arial" w:cs="Arial"/>
          <w:sz w:val="24"/>
          <w:szCs w:val="24"/>
        </w:rPr>
        <w:t xml:space="preserve"> </w:t>
      </w:r>
      <w:r w:rsidR="00A834B7" w:rsidRPr="00A834B7">
        <w:rPr>
          <w:rFonts w:ascii="Arial" w:hAnsi="Arial" w:cs="Arial"/>
          <w:sz w:val="24"/>
          <w:szCs w:val="24"/>
          <w:highlight w:val="yellow"/>
        </w:rPr>
        <w:t>(CO</w:t>
      </w:r>
      <w:r w:rsidR="00A834B7">
        <w:rPr>
          <w:rFonts w:ascii="Arial" w:hAnsi="Arial" w:cs="Arial"/>
          <w:sz w:val="24"/>
          <w:szCs w:val="24"/>
          <w:highlight w:val="yellow"/>
        </w:rPr>
        <w:t>LOC</w:t>
      </w:r>
      <w:r w:rsidR="00A834B7" w:rsidRPr="00A834B7">
        <w:rPr>
          <w:rFonts w:ascii="Arial" w:hAnsi="Arial" w:cs="Arial"/>
          <w:sz w:val="24"/>
          <w:szCs w:val="24"/>
          <w:highlight w:val="yellow"/>
        </w:rPr>
        <w:t>AR A SITAÇÃO)</w:t>
      </w:r>
      <w:r w:rsidRPr="00A834B7">
        <w:rPr>
          <w:rFonts w:ascii="Arial" w:hAnsi="Arial" w:cs="Arial"/>
          <w:sz w:val="24"/>
          <w:szCs w:val="24"/>
          <w:highlight w:val="yellow"/>
        </w:rPr>
        <w:t>.</w:t>
      </w:r>
    </w:p>
    <w:p w14:paraId="668FE2EA" w14:textId="75D6F0C2" w:rsidR="00344329" w:rsidRDefault="00A834B7" w:rsidP="00A834B7">
      <w:pPr>
        <w:spacing w:line="360" w:lineRule="auto"/>
        <w:ind w:firstLine="708"/>
        <w:jc w:val="both"/>
        <w:rPr>
          <w:rFonts w:ascii="Arial" w:hAnsi="Arial" w:cs="Arial"/>
          <w:sz w:val="24"/>
          <w:szCs w:val="24"/>
        </w:rPr>
      </w:pPr>
      <w:r>
        <w:rPr>
          <w:rFonts w:ascii="Arial" w:hAnsi="Arial" w:cs="Arial"/>
          <w:sz w:val="24"/>
          <w:szCs w:val="24"/>
        </w:rPr>
        <w:t xml:space="preserve">De acordo com </w:t>
      </w:r>
      <w:proofErr w:type="spellStart"/>
      <w:r w:rsidRPr="008B3117">
        <w:rPr>
          <w:rFonts w:ascii="Arial" w:hAnsi="Arial" w:cs="Arial"/>
          <w:sz w:val="24"/>
          <w:szCs w:val="24"/>
        </w:rPr>
        <w:t>Prie</w:t>
      </w:r>
      <w:proofErr w:type="spellEnd"/>
      <w:r w:rsidRPr="008B3117">
        <w:rPr>
          <w:rFonts w:ascii="Arial" w:hAnsi="Arial" w:cs="Arial"/>
          <w:sz w:val="24"/>
          <w:szCs w:val="24"/>
        </w:rPr>
        <w:t xml:space="preserve"> et al. (2016) </w:t>
      </w:r>
      <w:r>
        <w:rPr>
          <w:rFonts w:ascii="Arial" w:hAnsi="Arial" w:cs="Arial"/>
          <w:sz w:val="24"/>
          <w:szCs w:val="24"/>
        </w:rPr>
        <w:t xml:space="preserve">eles </w:t>
      </w:r>
      <w:r w:rsidRPr="008B3117">
        <w:rPr>
          <w:rFonts w:ascii="Arial" w:hAnsi="Arial" w:cs="Arial"/>
          <w:sz w:val="24"/>
          <w:szCs w:val="24"/>
        </w:rPr>
        <w:t xml:space="preserve">demonstraram que pacientes com alopecia androgenética apresentam </w:t>
      </w:r>
      <w:r w:rsidRPr="00A834B7">
        <w:rPr>
          <w:rFonts w:ascii="Arial" w:hAnsi="Arial" w:cs="Arial"/>
          <w:sz w:val="24"/>
          <w:szCs w:val="24"/>
        </w:rPr>
        <w:t xml:space="preserve">atividade antioxidante total plasmática significativamente reduzida (p&lt;0,001), níveis elevados de </w:t>
      </w:r>
      <w:proofErr w:type="spellStart"/>
      <w:r w:rsidRPr="00A834B7">
        <w:rPr>
          <w:rFonts w:ascii="Arial" w:hAnsi="Arial" w:cs="Arial"/>
          <w:sz w:val="24"/>
          <w:szCs w:val="24"/>
        </w:rPr>
        <w:t>malondialdeído</w:t>
      </w:r>
      <w:proofErr w:type="spellEnd"/>
      <w:r w:rsidRPr="00A834B7">
        <w:rPr>
          <w:rFonts w:ascii="Arial" w:hAnsi="Arial" w:cs="Arial"/>
          <w:sz w:val="24"/>
          <w:szCs w:val="24"/>
        </w:rPr>
        <w:t xml:space="preserve"> — marcador de peroxidação lipídica — (p&lt;0,001), e atividade da superóxido dismutase (SOD) eritrocitária significativamente diminuída </w:t>
      </w:r>
      <w:r w:rsidRPr="008B3117">
        <w:rPr>
          <w:rFonts w:ascii="Arial" w:hAnsi="Arial" w:cs="Arial"/>
          <w:sz w:val="24"/>
          <w:szCs w:val="24"/>
        </w:rPr>
        <w:t>(p&lt;0,01). Esses achados indicam que o estresse oxidativo não é apenas um coadjuvante, mas um fator ativo na patogênese da miniaturização folicular.</w:t>
      </w:r>
    </w:p>
    <w:p w14:paraId="5689BFA2" w14:textId="1196F543" w:rsidR="00A834B7" w:rsidRPr="00A834B7" w:rsidRDefault="00A834B7" w:rsidP="00A834B7">
      <w:pPr>
        <w:spacing w:line="360" w:lineRule="auto"/>
        <w:ind w:firstLine="708"/>
        <w:jc w:val="both"/>
        <w:rPr>
          <w:rFonts w:ascii="Arial" w:hAnsi="Arial" w:cs="Arial"/>
          <w:sz w:val="24"/>
          <w:szCs w:val="24"/>
          <w:highlight w:val="yellow"/>
        </w:rPr>
      </w:pPr>
      <w:r w:rsidRPr="00A834B7">
        <w:rPr>
          <w:rFonts w:ascii="Arial" w:hAnsi="Arial" w:cs="Arial"/>
          <w:sz w:val="24"/>
          <w:szCs w:val="24"/>
          <w:highlight w:val="yellow"/>
        </w:rPr>
        <w:t>ARRUMANDO AS REFERENCIAS NO FINAL DO TRABALHO E AS CITAÇÕES JÁ PODE RETIRAR ESTAS DO MEIO DO TEXTO ERA SO PARA VCS SE ORGANIZAREM PARA SABER DE ONDE RETIRAVAM AS IDEIAS</w:t>
      </w:r>
    </w:p>
    <w:p w14:paraId="39011555" w14:textId="032BA127" w:rsidR="00344329" w:rsidRPr="008B3117" w:rsidRDefault="00316746" w:rsidP="008B3117">
      <w:pPr>
        <w:spacing w:line="360" w:lineRule="auto"/>
        <w:ind w:left="720"/>
        <w:jc w:val="both"/>
        <w:rPr>
          <w:rFonts w:ascii="Arial" w:hAnsi="Arial" w:cs="Arial"/>
          <w:sz w:val="24"/>
          <w:szCs w:val="24"/>
        </w:rPr>
      </w:pPr>
      <w:proofErr w:type="spellStart"/>
      <w:r w:rsidRPr="0068121B">
        <w:rPr>
          <w:rFonts w:ascii="Arial" w:hAnsi="Arial" w:cs="Arial"/>
          <w:i/>
          <w:iCs/>
          <w:sz w:val="24"/>
          <w:szCs w:val="24"/>
          <w:highlight w:val="yellow"/>
          <w:lang w:val="en-US"/>
        </w:rPr>
        <w:t>Referência</w:t>
      </w:r>
      <w:proofErr w:type="spellEnd"/>
      <w:r w:rsidRPr="0068121B">
        <w:rPr>
          <w:rFonts w:ascii="Arial" w:hAnsi="Arial" w:cs="Arial"/>
          <w:i/>
          <w:iCs/>
          <w:sz w:val="24"/>
          <w:szCs w:val="24"/>
          <w:highlight w:val="yellow"/>
          <w:lang w:val="en-US"/>
        </w:rPr>
        <w:t xml:space="preserve">: </w:t>
      </w:r>
      <w:proofErr w:type="spellStart"/>
      <w:r w:rsidRPr="0068121B">
        <w:rPr>
          <w:rFonts w:ascii="Arial" w:hAnsi="Arial" w:cs="Arial"/>
          <w:i/>
          <w:iCs/>
          <w:sz w:val="24"/>
          <w:szCs w:val="24"/>
          <w:highlight w:val="yellow"/>
          <w:lang w:val="en-US"/>
        </w:rPr>
        <w:t>Prie</w:t>
      </w:r>
      <w:proofErr w:type="spellEnd"/>
      <w:r w:rsidRPr="0068121B">
        <w:rPr>
          <w:rFonts w:ascii="Arial" w:hAnsi="Arial" w:cs="Arial"/>
          <w:i/>
          <w:iCs/>
          <w:sz w:val="24"/>
          <w:szCs w:val="24"/>
          <w:highlight w:val="yellow"/>
          <w:lang w:val="en-US"/>
        </w:rPr>
        <w:t xml:space="preserve">, B.E.; Iosif, L.; </w:t>
      </w:r>
      <w:proofErr w:type="spellStart"/>
      <w:r w:rsidRPr="0068121B">
        <w:rPr>
          <w:rFonts w:ascii="Arial" w:hAnsi="Arial" w:cs="Arial"/>
          <w:i/>
          <w:iCs/>
          <w:sz w:val="24"/>
          <w:szCs w:val="24"/>
          <w:highlight w:val="yellow"/>
          <w:lang w:val="en-US"/>
        </w:rPr>
        <w:t>Tivig</w:t>
      </w:r>
      <w:proofErr w:type="spellEnd"/>
      <w:r w:rsidRPr="0068121B">
        <w:rPr>
          <w:rFonts w:ascii="Arial" w:hAnsi="Arial" w:cs="Arial"/>
          <w:i/>
          <w:iCs/>
          <w:sz w:val="24"/>
          <w:szCs w:val="24"/>
          <w:highlight w:val="yellow"/>
          <w:lang w:val="en-US"/>
        </w:rPr>
        <w:t xml:space="preserve">, I.; Stoian, I.; </w:t>
      </w:r>
      <w:proofErr w:type="spellStart"/>
      <w:r w:rsidRPr="0068121B">
        <w:rPr>
          <w:rFonts w:ascii="Arial" w:hAnsi="Arial" w:cs="Arial"/>
          <w:i/>
          <w:iCs/>
          <w:sz w:val="24"/>
          <w:szCs w:val="24"/>
          <w:highlight w:val="yellow"/>
          <w:lang w:val="en-US"/>
        </w:rPr>
        <w:t>Giurcaneanu</w:t>
      </w:r>
      <w:proofErr w:type="spellEnd"/>
      <w:r w:rsidRPr="0068121B">
        <w:rPr>
          <w:rFonts w:ascii="Arial" w:hAnsi="Arial" w:cs="Arial"/>
          <w:i/>
          <w:iCs/>
          <w:sz w:val="24"/>
          <w:szCs w:val="24"/>
          <w:highlight w:val="yellow"/>
          <w:lang w:val="en-US"/>
        </w:rPr>
        <w:t>, C. "Oxidative Stress in Androgenetic Alopecia." Journal of Medicine and Life, v. 9, n. 1, p. 79-83, 2016.</w:t>
      </w:r>
      <w:r w:rsidRPr="0068121B">
        <w:rPr>
          <w:rFonts w:ascii="Arial" w:hAnsi="Arial" w:cs="Arial"/>
          <w:i/>
          <w:iCs/>
          <w:sz w:val="24"/>
          <w:szCs w:val="24"/>
          <w:highlight w:val="yellow"/>
          <w:lang w:val="en-US"/>
        </w:rPr>
        <w:br/>
      </w:r>
      <w:r w:rsidRPr="00A834B7">
        <w:rPr>
          <w:rFonts w:ascii="Arial" w:hAnsi="Arial" w:cs="Arial"/>
          <w:i/>
          <w:iCs/>
          <w:sz w:val="24"/>
          <w:szCs w:val="24"/>
          <w:highlight w:val="yellow"/>
        </w:rPr>
        <w:t xml:space="preserve">Disponível em: </w:t>
      </w:r>
      <w:hyperlink r:id="rId9" w:history="1">
        <w:r w:rsidR="006A1347" w:rsidRPr="00A834B7">
          <w:rPr>
            <w:rStyle w:val="Hyperlink"/>
            <w:rFonts w:ascii="Arial" w:hAnsi="Arial" w:cs="Arial"/>
            <w:i/>
            <w:iCs/>
            <w:sz w:val="24"/>
            <w:szCs w:val="24"/>
            <w:highlight w:val="yellow"/>
          </w:rPr>
          <w:t>https://pubmed.ncbi.nlm.nih.gov/27974920/</w:t>
        </w:r>
      </w:hyperlink>
      <w:r w:rsidR="006A1347" w:rsidRPr="00A834B7">
        <w:rPr>
          <w:rFonts w:ascii="Arial" w:hAnsi="Arial" w:cs="Arial"/>
          <w:i/>
          <w:iCs/>
          <w:sz w:val="24"/>
          <w:szCs w:val="24"/>
          <w:highlight w:val="yellow"/>
        </w:rPr>
        <w:t xml:space="preserve"> </w:t>
      </w:r>
      <w:r w:rsidRPr="00A834B7">
        <w:rPr>
          <w:rFonts w:ascii="Arial" w:hAnsi="Arial" w:cs="Arial"/>
          <w:i/>
          <w:iCs/>
          <w:sz w:val="24"/>
          <w:szCs w:val="24"/>
          <w:highlight w:val="yellow"/>
        </w:rPr>
        <w:br/>
        <w:t xml:space="preserve">PMC: </w:t>
      </w:r>
      <w:hyperlink r:id="rId10" w:history="1">
        <w:r w:rsidR="006A1347" w:rsidRPr="00A834B7">
          <w:rPr>
            <w:rStyle w:val="Hyperlink"/>
            <w:rFonts w:ascii="Arial" w:hAnsi="Arial" w:cs="Arial"/>
            <w:i/>
            <w:iCs/>
            <w:sz w:val="24"/>
            <w:szCs w:val="24"/>
            <w:highlight w:val="yellow"/>
          </w:rPr>
          <w:t>https://ncbi.nlm.nih.gov/pmc/articles/PMC5152608/</w:t>
        </w:r>
      </w:hyperlink>
      <w:r w:rsidR="006A1347" w:rsidRPr="00A834B7">
        <w:rPr>
          <w:rFonts w:ascii="Arial" w:hAnsi="Arial" w:cs="Arial"/>
          <w:i/>
          <w:iCs/>
          <w:sz w:val="24"/>
          <w:szCs w:val="24"/>
          <w:highlight w:val="yellow"/>
        </w:rPr>
        <w:t xml:space="preserve"> </w:t>
      </w:r>
      <w:r w:rsidRPr="00A834B7">
        <w:rPr>
          <w:rFonts w:ascii="Arial" w:hAnsi="Arial" w:cs="Arial"/>
          <w:i/>
          <w:iCs/>
          <w:sz w:val="24"/>
          <w:szCs w:val="24"/>
          <w:highlight w:val="yellow"/>
        </w:rPr>
        <w:br/>
        <w:t>Acesso em: 30 de março de 2026,</w:t>
      </w:r>
      <w:r w:rsidRPr="008B3117">
        <w:rPr>
          <w:rFonts w:ascii="Arial" w:hAnsi="Arial" w:cs="Arial"/>
          <w:i/>
          <w:iCs/>
          <w:sz w:val="24"/>
          <w:szCs w:val="24"/>
        </w:rPr>
        <w:t xml:space="preserve"> </w:t>
      </w:r>
    </w:p>
    <w:p w14:paraId="799C2E0D" w14:textId="231D7E4B" w:rsidR="00344329" w:rsidRPr="008B3117" w:rsidRDefault="00316746" w:rsidP="00A834B7">
      <w:pPr>
        <w:spacing w:line="360" w:lineRule="auto"/>
        <w:ind w:firstLine="708"/>
        <w:jc w:val="both"/>
        <w:rPr>
          <w:rFonts w:ascii="Arial" w:hAnsi="Arial" w:cs="Arial"/>
          <w:sz w:val="24"/>
          <w:szCs w:val="24"/>
        </w:rPr>
      </w:pPr>
      <w:r w:rsidRPr="008B3117">
        <w:rPr>
          <w:rFonts w:ascii="Arial" w:hAnsi="Arial" w:cs="Arial"/>
          <w:sz w:val="24"/>
          <w:szCs w:val="24"/>
        </w:rPr>
        <w:t xml:space="preserve">Estudos recentes demonstram que pacientes com alopecia androgenética apresentam </w:t>
      </w:r>
      <w:r w:rsidRPr="00A834B7">
        <w:rPr>
          <w:rFonts w:ascii="Arial" w:hAnsi="Arial" w:cs="Arial"/>
          <w:sz w:val="24"/>
          <w:szCs w:val="24"/>
        </w:rPr>
        <w:t xml:space="preserve">níveis de estresse percebido significativamente </w:t>
      </w:r>
      <w:r w:rsidR="00A834B7" w:rsidRPr="00A834B7">
        <w:rPr>
          <w:rFonts w:ascii="Arial" w:hAnsi="Arial" w:cs="Arial"/>
          <w:sz w:val="24"/>
          <w:szCs w:val="24"/>
        </w:rPr>
        <w:t>superior</w:t>
      </w:r>
      <w:r w:rsidRPr="008B3117">
        <w:rPr>
          <w:rFonts w:ascii="Arial" w:hAnsi="Arial" w:cs="Arial"/>
          <w:sz w:val="24"/>
          <w:szCs w:val="24"/>
        </w:rPr>
        <w:t xml:space="preserve"> aos controles (diferença média padronizada combinada = -1,09; p&lt;0,001), além de sintomas aumentados de ansiedade generalizada, ansiedade social e </w:t>
      </w:r>
      <w:r w:rsidRPr="00A834B7">
        <w:rPr>
          <w:rFonts w:ascii="Arial" w:hAnsi="Arial" w:cs="Arial"/>
          <w:sz w:val="24"/>
          <w:szCs w:val="24"/>
          <w:highlight w:val="yellow"/>
        </w:rPr>
        <w:t>depressão</w:t>
      </w:r>
      <w:r w:rsidR="00A834B7" w:rsidRPr="00A834B7">
        <w:rPr>
          <w:rFonts w:ascii="Arial" w:hAnsi="Arial" w:cs="Arial"/>
          <w:sz w:val="24"/>
          <w:szCs w:val="24"/>
          <w:highlight w:val="yellow"/>
        </w:rPr>
        <w:t xml:space="preserve"> (COLOCAR A </w:t>
      </w:r>
      <w:proofErr w:type="spellStart"/>
      <w:r w:rsidR="00B534FE">
        <w:rPr>
          <w:rFonts w:ascii="Arial" w:hAnsi="Arial" w:cs="Arial"/>
          <w:sz w:val="24"/>
          <w:szCs w:val="24"/>
          <w:highlight w:val="yellow"/>
        </w:rPr>
        <w:t>ci</w:t>
      </w:r>
      <w:r w:rsidR="00A834B7" w:rsidRPr="00A834B7">
        <w:rPr>
          <w:rFonts w:ascii="Arial" w:hAnsi="Arial" w:cs="Arial"/>
          <w:sz w:val="24"/>
          <w:szCs w:val="24"/>
          <w:highlight w:val="yellow"/>
        </w:rPr>
        <w:t>TAÇÃO</w:t>
      </w:r>
      <w:proofErr w:type="spellEnd"/>
      <w:r w:rsidR="00A834B7" w:rsidRPr="00A834B7">
        <w:rPr>
          <w:rFonts w:ascii="Arial" w:hAnsi="Arial" w:cs="Arial"/>
          <w:sz w:val="24"/>
          <w:szCs w:val="24"/>
          <w:highlight w:val="yellow"/>
        </w:rPr>
        <w:t>)</w:t>
      </w:r>
      <w:r w:rsidRPr="00A834B7">
        <w:rPr>
          <w:rFonts w:ascii="Arial" w:hAnsi="Arial" w:cs="Arial"/>
          <w:sz w:val="24"/>
          <w:szCs w:val="24"/>
          <w:highlight w:val="yellow"/>
        </w:rPr>
        <w:t>.</w:t>
      </w:r>
    </w:p>
    <w:p w14:paraId="779F9032" w14:textId="6D6C2C97" w:rsidR="00344329" w:rsidRPr="008B3117" w:rsidRDefault="00316746" w:rsidP="008B3117">
      <w:pPr>
        <w:spacing w:line="360" w:lineRule="auto"/>
        <w:ind w:left="720"/>
        <w:jc w:val="both"/>
        <w:rPr>
          <w:rFonts w:ascii="Arial" w:hAnsi="Arial" w:cs="Arial"/>
          <w:sz w:val="24"/>
          <w:szCs w:val="24"/>
        </w:rPr>
      </w:pPr>
      <w:proofErr w:type="spellStart"/>
      <w:r w:rsidRPr="0068121B">
        <w:rPr>
          <w:rFonts w:ascii="Arial" w:hAnsi="Arial" w:cs="Arial"/>
          <w:i/>
          <w:iCs/>
          <w:sz w:val="24"/>
          <w:szCs w:val="24"/>
          <w:lang w:val="en-US"/>
        </w:rPr>
        <w:t>Referência</w:t>
      </w:r>
      <w:proofErr w:type="spellEnd"/>
      <w:r w:rsidRPr="0068121B">
        <w:rPr>
          <w:rFonts w:ascii="Arial" w:hAnsi="Arial" w:cs="Arial"/>
          <w:i/>
          <w:iCs/>
          <w:sz w:val="24"/>
          <w:szCs w:val="24"/>
          <w:lang w:val="en-US"/>
        </w:rPr>
        <w:t xml:space="preserve">: "Association between androgenetic alopecia and psychological well-being: a systematic review and meta-analysis." </w:t>
      </w:r>
      <w:proofErr w:type="spellStart"/>
      <w:r w:rsidRPr="008B3117">
        <w:rPr>
          <w:rFonts w:ascii="Arial" w:hAnsi="Arial" w:cs="Arial"/>
          <w:i/>
          <w:iCs/>
          <w:sz w:val="24"/>
          <w:szCs w:val="24"/>
        </w:rPr>
        <w:t>Frontiers</w:t>
      </w:r>
      <w:proofErr w:type="spellEnd"/>
      <w:r w:rsidRPr="008B3117">
        <w:rPr>
          <w:rFonts w:ascii="Arial" w:hAnsi="Arial" w:cs="Arial"/>
          <w:i/>
          <w:iCs/>
          <w:sz w:val="24"/>
          <w:szCs w:val="24"/>
        </w:rPr>
        <w:t xml:space="preserve"> in </w:t>
      </w:r>
      <w:proofErr w:type="spellStart"/>
      <w:r w:rsidRPr="008B3117">
        <w:rPr>
          <w:rFonts w:ascii="Arial" w:hAnsi="Arial" w:cs="Arial"/>
          <w:i/>
          <w:iCs/>
          <w:sz w:val="24"/>
          <w:szCs w:val="24"/>
        </w:rPr>
        <w:t>Psychiatry</w:t>
      </w:r>
      <w:proofErr w:type="spellEnd"/>
      <w:r w:rsidRPr="008B3117">
        <w:rPr>
          <w:rFonts w:ascii="Arial" w:hAnsi="Arial" w:cs="Arial"/>
          <w:i/>
          <w:iCs/>
          <w:sz w:val="24"/>
          <w:szCs w:val="24"/>
        </w:rPr>
        <w:t>, 2025.</w:t>
      </w:r>
      <w:r w:rsidRPr="008B3117">
        <w:rPr>
          <w:rFonts w:ascii="Arial" w:hAnsi="Arial" w:cs="Arial"/>
          <w:i/>
          <w:iCs/>
          <w:sz w:val="24"/>
          <w:szCs w:val="24"/>
        </w:rPr>
        <w:br/>
        <w:t xml:space="preserve">Disponível em: </w:t>
      </w:r>
      <w:hyperlink r:id="rId11" w:history="1">
        <w:r w:rsidR="006A1347" w:rsidRPr="008B3117">
          <w:rPr>
            <w:rStyle w:val="Hyperlink"/>
            <w:rFonts w:ascii="Arial" w:hAnsi="Arial" w:cs="Arial"/>
            <w:i/>
            <w:iCs/>
            <w:sz w:val="24"/>
            <w:szCs w:val="24"/>
          </w:rPr>
          <w:t>https://www.frontiersin.org/journals/psychiatry/articles/10.3389/fpsyt.2025.1705957/full</w:t>
        </w:r>
      </w:hyperlink>
      <w:r w:rsidR="006A1347" w:rsidRPr="008B3117">
        <w:rPr>
          <w:rFonts w:ascii="Arial" w:hAnsi="Arial" w:cs="Arial"/>
          <w:i/>
          <w:iCs/>
          <w:sz w:val="24"/>
          <w:szCs w:val="24"/>
        </w:rPr>
        <w:t xml:space="preserve"> </w:t>
      </w:r>
      <w:r w:rsidRPr="008B3117">
        <w:rPr>
          <w:rFonts w:ascii="Arial" w:hAnsi="Arial" w:cs="Arial"/>
          <w:i/>
          <w:iCs/>
          <w:sz w:val="24"/>
          <w:szCs w:val="24"/>
        </w:rPr>
        <w:br/>
        <w:t>Acesso em: 30 de março de 2026</w:t>
      </w:r>
    </w:p>
    <w:p w14:paraId="3F6BC886" w14:textId="5D19CFAA" w:rsidR="00344329" w:rsidRPr="008B3117" w:rsidRDefault="00A834B7" w:rsidP="00A834B7">
      <w:pPr>
        <w:spacing w:line="360" w:lineRule="auto"/>
        <w:ind w:firstLine="708"/>
        <w:jc w:val="both"/>
        <w:rPr>
          <w:rFonts w:ascii="Arial" w:hAnsi="Arial" w:cs="Arial"/>
          <w:sz w:val="24"/>
          <w:szCs w:val="24"/>
        </w:rPr>
      </w:pPr>
      <w:r>
        <w:rPr>
          <w:rFonts w:ascii="Arial" w:hAnsi="Arial" w:cs="Arial"/>
          <w:sz w:val="24"/>
          <w:szCs w:val="24"/>
        </w:rPr>
        <w:t xml:space="preserve">De acordo com </w:t>
      </w:r>
      <w:r w:rsidRPr="008B3117">
        <w:rPr>
          <w:rFonts w:ascii="Arial" w:hAnsi="Arial" w:cs="Arial"/>
          <w:sz w:val="24"/>
          <w:szCs w:val="24"/>
        </w:rPr>
        <w:t xml:space="preserve">Wang et al. (2024) </w:t>
      </w:r>
      <w:r>
        <w:rPr>
          <w:rFonts w:ascii="Arial" w:hAnsi="Arial" w:cs="Arial"/>
          <w:sz w:val="24"/>
          <w:szCs w:val="24"/>
        </w:rPr>
        <w:t xml:space="preserve">referente ao estresse e seus fatores que podem agravar a queda capilar </w:t>
      </w:r>
      <w:r w:rsidRPr="008B3117">
        <w:rPr>
          <w:rFonts w:ascii="Arial" w:hAnsi="Arial" w:cs="Arial"/>
          <w:sz w:val="24"/>
          <w:szCs w:val="24"/>
        </w:rPr>
        <w:t xml:space="preserve">demonstraram que o estresse psicológico impacta os níveis de fatores neurotróficos em pacientes com </w:t>
      </w:r>
      <w:r>
        <w:rPr>
          <w:rFonts w:ascii="Arial" w:hAnsi="Arial" w:cs="Arial"/>
          <w:sz w:val="24"/>
          <w:szCs w:val="24"/>
        </w:rPr>
        <w:t>alopecia androgenética feminina</w:t>
      </w:r>
      <w:r w:rsidRPr="008B3117">
        <w:rPr>
          <w:rFonts w:ascii="Arial" w:hAnsi="Arial" w:cs="Arial"/>
          <w:sz w:val="24"/>
          <w:szCs w:val="24"/>
        </w:rPr>
        <w:t xml:space="preserve"> e se correlaciona com a progressão da doença.</w:t>
      </w:r>
    </w:p>
    <w:p w14:paraId="24F887FC" w14:textId="3833D3ED" w:rsidR="00344329" w:rsidRDefault="00316746" w:rsidP="008B3117">
      <w:pPr>
        <w:spacing w:line="360" w:lineRule="auto"/>
        <w:ind w:left="720"/>
        <w:jc w:val="both"/>
        <w:rPr>
          <w:rFonts w:ascii="Arial" w:hAnsi="Arial" w:cs="Arial"/>
          <w:i/>
          <w:iCs/>
          <w:sz w:val="24"/>
          <w:szCs w:val="24"/>
        </w:rPr>
      </w:pPr>
      <w:proofErr w:type="spellStart"/>
      <w:r w:rsidRPr="0068121B">
        <w:rPr>
          <w:rFonts w:ascii="Arial" w:hAnsi="Arial" w:cs="Arial"/>
          <w:i/>
          <w:iCs/>
          <w:sz w:val="24"/>
          <w:szCs w:val="24"/>
          <w:lang w:val="en-US"/>
        </w:rPr>
        <w:t>Referência</w:t>
      </w:r>
      <w:proofErr w:type="spellEnd"/>
      <w:r w:rsidRPr="0068121B">
        <w:rPr>
          <w:rFonts w:ascii="Arial" w:hAnsi="Arial" w:cs="Arial"/>
          <w:i/>
          <w:iCs/>
          <w:sz w:val="24"/>
          <w:szCs w:val="24"/>
          <w:lang w:val="en-US"/>
        </w:rPr>
        <w:t xml:space="preserve">: "Psychological stress impact neurotrophic factor levels in patients with androgenetic alopecia and correlated with disease progression." </w:t>
      </w:r>
      <w:r w:rsidRPr="008B3117">
        <w:rPr>
          <w:rFonts w:ascii="Arial" w:hAnsi="Arial" w:cs="Arial"/>
          <w:i/>
          <w:iCs/>
          <w:sz w:val="24"/>
          <w:szCs w:val="24"/>
        </w:rPr>
        <w:t xml:space="preserve">World </w:t>
      </w:r>
      <w:proofErr w:type="spellStart"/>
      <w:r w:rsidRPr="008B3117">
        <w:rPr>
          <w:rFonts w:ascii="Arial" w:hAnsi="Arial" w:cs="Arial"/>
          <w:i/>
          <w:iCs/>
          <w:sz w:val="24"/>
          <w:szCs w:val="24"/>
        </w:rPr>
        <w:t>Journal</w:t>
      </w:r>
      <w:proofErr w:type="spellEnd"/>
      <w:r w:rsidRPr="008B3117">
        <w:rPr>
          <w:rFonts w:ascii="Arial" w:hAnsi="Arial" w:cs="Arial"/>
          <w:i/>
          <w:iCs/>
          <w:sz w:val="24"/>
          <w:szCs w:val="24"/>
        </w:rPr>
        <w:t xml:space="preserve"> </w:t>
      </w:r>
      <w:proofErr w:type="spellStart"/>
      <w:r w:rsidRPr="008B3117">
        <w:rPr>
          <w:rFonts w:ascii="Arial" w:hAnsi="Arial" w:cs="Arial"/>
          <w:i/>
          <w:iCs/>
          <w:sz w:val="24"/>
          <w:szCs w:val="24"/>
        </w:rPr>
        <w:t>of</w:t>
      </w:r>
      <w:proofErr w:type="spellEnd"/>
      <w:r w:rsidRPr="008B3117">
        <w:rPr>
          <w:rFonts w:ascii="Arial" w:hAnsi="Arial" w:cs="Arial"/>
          <w:i/>
          <w:iCs/>
          <w:sz w:val="24"/>
          <w:szCs w:val="24"/>
        </w:rPr>
        <w:t xml:space="preserve"> </w:t>
      </w:r>
      <w:proofErr w:type="spellStart"/>
      <w:r w:rsidRPr="008B3117">
        <w:rPr>
          <w:rFonts w:ascii="Arial" w:hAnsi="Arial" w:cs="Arial"/>
          <w:i/>
          <w:iCs/>
          <w:sz w:val="24"/>
          <w:szCs w:val="24"/>
        </w:rPr>
        <w:t>Psychiatry</w:t>
      </w:r>
      <w:proofErr w:type="spellEnd"/>
      <w:r w:rsidRPr="008B3117">
        <w:rPr>
          <w:rFonts w:ascii="Arial" w:hAnsi="Arial" w:cs="Arial"/>
          <w:i/>
          <w:iCs/>
          <w:sz w:val="24"/>
          <w:szCs w:val="24"/>
        </w:rPr>
        <w:t>, v. 14, n. 10, p. 1437, 2024.</w:t>
      </w:r>
      <w:r w:rsidRPr="008B3117">
        <w:rPr>
          <w:rFonts w:ascii="Arial" w:hAnsi="Arial" w:cs="Arial"/>
          <w:i/>
          <w:iCs/>
          <w:sz w:val="24"/>
          <w:szCs w:val="24"/>
        </w:rPr>
        <w:br/>
        <w:t xml:space="preserve">Disponível em: </w:t>
      </w:r>
      <w:hyperlink r:id="rId12" w:history="1">
        <w:r w:rsidR="006A1347" w:rsidRPr="008B3117">
          <w:rPr>
            <w:rStyle w:val="Hyperlink"/>
            <w:rFonts w:ascii="Arial" w:hAnsi="Arial" w:cs="Arial"/>
            <w:i/>
            <w:iCs/>
            <w:sz w:val="24"/>
            <w:szCs w:val="24"/>
          </w:rPr>
          <w:t>https://www.wjgnet.com/2220-3206/full/v14/i10/1437.htm</w:t>
        </w:r>
      </w:hyperlink>
      <w:r w:rsidR="006A1347" w:rsidRPr="008B3117">
        <w:rPr>
          <w:rFonts w:ascii="Arial" w:hAnsi="Arial" w:cs="Arial"/>
          <w:i/>
          <w:iCs/>
          <w:sz w:val="24"/>
          <w:szCs w:val="24"/>
        </w:rPr>
        <w:t xml:space="preserve"> </w:t>
      </w:r>
      <w:r w:rsidRPr="008B3117">
        <w:rPr>
          <w:rFonts w:ascii="Arial" w:hAnsi="Arial" w:cs="Arial"/>
          <w:i/>
          <w:iCs/>
          <w:sz w:val="24"/>
          <w:szCs w:val="24"/>
        </w:rPr>
        <w:br/>
        <w:t>Acesso em: 30 de março de 2026).</w:t>
      </w:r>
    </w:p>
    <w:p w14:paraId="7C116E29" w14:textId="77777777" w:rsidR="00BB57E3" w:rsidRDefault="00BB57E3" w:rsidP="008B3117">
      <w:pPr>
        <w:spacing w:line="360" w:lineRule="auto"/>
        <w:ind w:left="720"/>
        <w:jc w:val="both"/>
        <w:rPr>
          <w:rFonts w:ascii="Arial" w:hAnsi="Arial" w:cs="Arial"/>
          <w:i/>
          <w:iCs/>
          <w:sz w:val="24"/>
          <w:szCs w:val="24"/>
        </w:rPr>
      </w:pPr>
    </w:p>
    <w:p w14:paraId="5824102C" w14:textId="62F628CB" w:rsidR="00BB57E3" w:rsidRPr="00BB57E3" w:rsidRDefault="00BB57E3" w:rsidP="00BB57E3">
      <w:pPr>
        <w:spacing w:line="360" w:lineRule="auto"/>
        <w:jc w:val="both"/>
        <w:rPr>
          <w:rFonts w:ascii="Arial" w:hAnsi="Arial" w:cs="Arial"/>
          <w:sz w:val="24"/>
          <w:szCs w:val="24"/>
        </w:rPr>
      </w:pPr>
      <w:r>
        <w:rPr>
          <w:rFonts w:ascii="Arial" w:hAnsi="Arial" w:cs="Arial"/>
          <w:sz w:val="24"/>
          <w:szCs w:val="24"/>
        </w:rPr>
        <w:t xml:space="preserve">O Papel do </w:t>
      </w:r>
      <w:proofErr w:type="spellStart"/>
      <w:r>
        <w:rPr>
          <w:rFonts w:ascii="Arial" w:hAnsi="Arial" w:cs="Arial"/>
          <w:sz w:val="24"/>
          <w:szCs w:val="24"/>
        </w:rPr>
        <w:t>Heliobacter</w:t>
      </w:r>
      <w:proofErr w:type="spellEnd"/>
      <w:r>
        <w:rPr>
          <w:rFonts w:ascii="Arial" w:hAnsi="Arial" w:cs="Arial"/>
          <w:sz w:val="24"/>
          <w:szCs w:val="24"/>
        </w:rPr>
        <w:t xml:space="preserve"> </w:t>
      </w:r>
      <w:proofErr w:type="spellStart"/>
      <w:r>
        <w:rPr>
          <w:rFonts w:ascii="Arial" w:hAnsi="Arial" w:cs="Arial"/>
          <w:sz w:val="24"/>
          <w:szCs w:val="24"/>
        </w:rPr>
        <w:t>pylori</w:t>
      </w:r>
      <w:proofErr w:type="spellEnd"/>
      <w:r>
        <w:rPr>
          <w:rFonts w:ascii="Arial" w:hAnsi="Arial" w:cs="Arial"/>
          <w:sz w:val="24"/>
          <w:szCs w:val="24"/>
        </w:rPr>
        <w:t xml:space="preserve"> na Queda Capilar </w:t>
      </w:r>
    </w:p>
    <w:p w14:paraId="3901AD83" w14:textId="733811AF" w:rsidR="00344329" w:rsidRPr="00BB57E3" w:rsidRDefault="00316746" w:rsidP="00BB57E3">
      <w:pPr>
        <w:spacing w:line="360" w:lineRule="auto"/>
        <w:ind w:firstLine="708"/>
        <w:jc w:val="both"/>
        <w:rPr>
          <w:rFonts w:ascii="Arial" w:hAnsi="Arial" w:cs="Arial"/>
          <w:sz w:val="24"/>
          <w:szCs w:val="24"/>
        </w:rPr>
      </w:pPr>
      <w:r w:rsidRPr="008B3117">
        <w:rPr>
          <w:rFonts w:ascii="Arial" w:hAnsi="Arial" w:cs="Arial"/>
          <w:sz w:val="24"/>
          <w:szCs w:val="24"/>
        </w:rPr>
        <w:t xml:space="preserve">O </w:t>
      </w:r>
      <w:proofErr w:type="spellStart"/>
      <w:r w:rsidRPr="008B3117">
        <w:rPr>
          <w:rFonts w:ascii="Arial" w:hAnsi="Arial" w:cs="Arial"/>
          <w:i/>
          <w:iCs/>
          <w:sz w:val="24"/>
          <w:szCs w:val="24"/>
        </w:rPr>
        <w:t>Helicobacter</w:t>
      </w:r>
      <w:proofErr w:type="spellEnd"/>
      <w:r w:rsidRPr="008B3117">
        <w:rPr>
          <w:rFonts w:ascii="Arial" w:hAnsi="Arial" w:cs="Arial"/>
          <w:i/>
          <w:iCs/>
          <w:sz w:val="24"/>
          <w:szCs w:val="24"/>
        </w:rPr>
        <w:t xml:space="preserve"> </w:t>
      </w:r>
      <w:proofErr w:type="spellStart"/>
      <w:r w:rsidRPr="008B3117">
        <w:rPr>
          <w:rFonts w:ascii="Arial" w:hAnsi="Arial" w:cs="Arial"/>
          <w:i/>
          <w:iCs/>
          <w:sz w:val="24"/>
          <w:szCs w:val="24"/>
        </w:rPr>
        <w:t>pylori</w:t>
      </w:r>
      <w:proofErr w:type="spellEnd"/>
      <w:r w:rsidRPr="008B3117">
        <w:rPr>
          <w:rFonts w:ascii="Arial" w:hAnsi="Arial" w:cs="Arial"/>
          <w:sz w:val="24"/>
          <w:szCs w:val="24"/>
        </w:rPr>
        <w:t xml:space="preserve"> é uma bactéria gram-negativa que coloniza a mucosa gástrica de aproximadamente metade da população mundial. Sua presença está associada a gastrite crônica, úlcera péptica e, criticamente para este estudo, a </w:t>
      </w:r>
      <w:r w:rsidRPr="00BB57E3">
        <w:rPr>
          <w:rFonts w:ascii="Arial" w:hAnsi="Arial" w:cs="Arial"/>
          <w:sz w:val="24"/>
          <w:szCs w:val="24"/>
        </w:rPr>
        <w:t>má absorção de micronutrientes essenciais à saúde capilar</w:t>
      </w:r>
      <w:r w:rsidR="00BB57E3">
        <w:rPr>
          <w:rFonts w:ascii="Arial" w:hAnsi="Arial" w:cs="Arial"/>
          <w:sz w:val="24"/>
          <w:szCs w:val="24"/>
        </w:rPr>
        <w:t xml:space="preserve"> </w:t>
      </w:r>
      <w:r w:rsidR="00BB57E3" w:rsidRPr="00BB57E3">
        <w:rPr>
          <w:rFonts w:ascii="Arial" w:hAnsi="Arial" w:cs="Arial"/>
          <w:sz w:val="24"/>
          <w:szCs w:val="24"/>
          <w:highlight w:val="yellow"/>
        </w:rPr>
        <w:t>(citação)</w:t>
      </w:r>
      <w:r w:rsidRPr="00BB57E3">
        <w:rPr>
          <w:rFonts w:ascii="Arial" w:hAnsi="Arial" w:cs="Arial"/>
          <w:sz w:val="24"/>
          <w:szCs w:val="24"/>
          <w:highlight w:val="yellow"/>
        </w:rPr>
        <w:t>.</w:t>
      </w:r>
    </w:p>
    <w:p w14:paraId="201AE9D3" w14:textId="13090991" w:rsidR="00344329" w:rsidRPr="008B3117" w:rsidRDefault="00316746" w:rsidP="00BB57E3">
      <w:pPr>
        <w:spacing w:line="360" w:lineRule="auto"/>
        <w:ind w:firstLine="708"/>
        <w:jc w:val="both"/>
        <w:rPr>
          <w:rFonts w:ascii="Arial" w:hAnsi="Arial" w:cs="Arial"/>
          <w:sz w:val="24"/>
          <w:szCs w:val="24"/>
        </w:rPr>
      </w:pPr>
      <w:r w:rsidRPr="008B3117">
        <w:rPr>
          <w:rFonts w:ascii="Arial" w:hAnsi="Arial" w:cs="Arial"/>
          <w:sz w:val="24"/>
          <w:szCs w:val="24"/>
        </w:rPr>
        <w:t xml:space="preserve">Uma das vias mais documentadas pela qual o </w:t>
      </w:r>
      <w:r w:rsidRPr="008B3117">
        <w:rPr>
          <w:rFonts w:ascii="Arial" w:hAnsi="Arial" w:cs="Arial"/>
          <w:i/>
          <w:iCs/>
          <w:sz w:val="24"/>
          <w:szCs w:val="24"/>
        </w:rPr>
        <w:t xml:space="preserve">H. </w:t>
      </w:r>
      <w:proofErr w:type="spellStart"/>
      <w:r w:rsidRPr="008B3117">
        <w:rPr>
          <w:rFonts w:ascii="Arial" w:hAnsi="Arial" w:cs="Arial"/>
          <w:i/>
          <w:iCs/>
          <w:sz w:val="24"/>
          <w:szCs w:val="24"/>
        </w:rPr>
        <w:t>pylori</w:t>
      </w:r>
      <w:proofErr w:type="spellEnd"/>
      <w:r w:rsidRPr="008B3117">
        <w:rPr>
          <w:rFonts w:ascii="Arial" w:hAnsi="Arial" w:cs="Arial"/>
          <w:sz w:val="24"/>
          <w:szCs w:val="24"/>
        </w:rPr>
        <w:t xml:space="preserve"> afeta os cabelos é através da </w:t>
      </w:r>
      <w:r w:rsidRPr="00BB57E3">
        <w:rPr>
          <w:rFonts w:ascii="Arial" w:hAnsi="Arial" w:cs="Arial"/>
          <w:sz w:val="24"/>
          <w:szCs w:val="24"/>
        </w:rPr>
        <w:t>anemia ferropriva</w:t>
      </w:r>
      <w:r w:rsidRPr="008B3117">
        <w:rPr>
          <w:rFonts w:ascii="Arial" w:hAnsi="Arial" w:cs="Arial"/>
          <w:sz w:val="24"/>
          <w:szCs w:val="24"/>
        </w:rPr>
        <w:t xml:space="preserve">. Meta-análise demonstrou correlação significativa entre </w:t>
      </w:r>
      <w:r w:rsidRPr="008B3117">
        <w:rPr>
          <w:rFonts w:ascii="Arial" w:hAnsi="Arial" w:cs="Arial"/>
          <w:i/>
          <w:iCs/>
          <w:sz w:val="24"/>
          <w:szCs w:val="24"/>
        </w:rPr>
        <w:t xml:space="preserve">H. </w:t>
      </w:r>
      <w:proofErr w:type="spellStart"/>
      <w:r w:rsidRPr="008B3117">
        <w:rPr>
          <w:rFonts w:ascii="Arial" w:hAnsi="Arial" w:cs="Arial"/>
          <w:i/>
          <w:iCs/>
          <w:sz w:val="24"/>
          <w:szCs w:val="24"/>
        </w:rPr>
        <w:t>pylori</w:t>
      </w:r>
      <w:proofErr w:type="spellEnd"/>
      <w:r w:rsidRPr="008B3117">
        <w:rPr>
          <w:rFonts w:ascii="Arial" w:hAnsi="Arial" w:cs="Arial"/>
          <w:sz w:val="24"/>
          <w:szCs w:val="24"/>
        </w:rPr>
        <w:t xml:space="preserve"> e anemia ferropriva, sendo que a erradicação da bactéria combinada com suplementação de ferro é mais eficaz que a suplementação isolada</w:t>
      </w:r>
      <w:r w:rsidR="00BB57E3">
        <w:rPr>
          <w:rFonts w:ascii="Arial" w:hAnsi="Arial" w:cs="Arial"/>
          <w:sz w:val="24"/>
          <w:szCs w:val="24"/>
        </w:rPr>
        <w:t xml:space="preserve"> </w:t>
      </w:r>
      <w:r w:rsidR="00BB57E3" w:rsidRPr="00BB57E3">
        <w:rPr>
          <w:rFonts w:ascii="Arial" w:hAnsi="Arial" w:cs="Arial"/>
          <w:sz w:val="24"/>
          <w:szCs w:val="24"/>
          <w:highlight w:val="yellow"/>
        </w:rPr>
        <w:t>(citação)</w:t>
      </w:r>
      <w:r w:rsidRPr="00BB57E3">
        <w:rPr>
          <w:rFonts w:ascii="Arial" w:hAnsi="Arial" w:cs="Arial"/>
          <w:sz w:val="24"/>
          <w:szCs w:val="24"/>
          <w:highlight w:val="yellow"/>
        </w:rPr>
        <w:t>.</w:t>
      </w:r>
    </w:p>
    <w:p w14:paraId="4388FED9" w14:textId="320F7120" w:rsidR="00344329" w:rsidRDefault="00316746" w:rsidP="008B3117">
      <w:pPr>
        <w:spacing w:line="360" w:lineRule="auto"/>
        <w:ind w:left="720"/>
        <w:jc w:val="both"/>
        <w:rPr>
          <w:rFonts w:ascii="Arial" w:hAnsi="Arial" w:cs="Arial"/>
          <w:i/>
          <w:iCs/>
          <w:sz w:val="24"/>
          <w:szCs w:val="24"/>
        </w:rPr>
      </w:pPr>
      <w:proofErr w:type="spellStart"/>
      <w:r w:rsidRPr="0068121B">
        <w:rPr>
          <w:rFonts w:ascii="Arial" w:hAnsi="Arial" w:cs="Arial"/>
          <w:i/>
          <w:iCs/>
          <w:sz w:val="24"/>
          <w:szCs w:val="24"/>
          <w:lang w:val="en-US"/>
        </w:rPr>
        <w:t>Referência</w:t>
      </w:r>
      <w:proofErr w:type="spellEnd"/>
      <w:r w:rsidRPr="0068121B">
        <w:rPr>
          <w:rFonts w:ascii="Arial" w:hAnsi="Arial" w:cs="Arial"/>
          <w:i/>
          <w:iCs/>
          <w:sz w:val="24"/>
          <w:szCs w:val="24"/>
          <w:lang w:val="en-US"/>
        </w:rPr>
        <w:t>: "Does Helicobacter pylori infection play a role in iron deficiency anemia? A meta-analysis." World Journal of Gastroenterology / PMC, 2010.</w:t>
      </w:r>
      <w:r w:rsidRPr="0068121B">
        <w:rPr>
          <w:rFonts w:ascii="Arial" w:hAnsi="Arial" w:cs="Arial"/>
          <w:i/>
          <w:iCs/>
          <w:sz w:val="24"/>
          <w:szCs w:val="24"/>
          <w:lang w:val="en-US"/>
        </w:rPr>
        <w:br/>
      </w:r>
      <w:proofErr w:type="spellStart"/>
      <w:r w:rsidRPr="0068121B">
        <w:rPr>
          <w:rFonts w:ascii="Arial" w:hAnsi="Arial" w:cs="Arial"/>
          <w:i/>
          <w:iCs/>
          <w:sz w:val="24"/>
          <w:szCs w:val="24"/>
          <w:lang w:val="en-US"/>
        </w:rPr>
        <w:t>Disponível</w:t>
      </w:r>
      <w:proofErr w:type="spellEnd"/>
      <w:r w:rsidRPr="0068121B">
        <w:rPr>
          <w:rFonts w:ascii="Arial" w:hAnsi="Arial" w:cs="Arial"/>
          <w:i/>
          <w:iCs/>
          <w:sz w:val="24"/>
          <w:szCs w:val="24"/>
          <w:lang w:val="en-US"/>
        </w:rPr>
        <w:t xml:space="preserve"> </w:t>
      </w:r>
      <w:proofErr w:type="spellStart"/>
      <w:r w:rsidRPr="0068121B">
        <w:rPr>
          <w:rFonts w:ascii="Arial" w:hAnsi="Arial" w:cs="Arial"/>
          <w:i/>
          <w:iCs/>
          <w:sz w:val="24"/>
          <w:szCs w:val="24"/>
          <w:lang w:val="en-US"/>
        </w:rPr>
        <w:t>em</w:t>
      </w:r>
      <w:proofErr w:type="spellEnd"/>
      <w:r w:rsidRPr="0068121B">
        <w:rPr>
          <w:rFonts w:ascii="Arial" w:hAnsi="Arial" w:cs="Arial"/>
          <w:i/>
          <w:iCs/>
          <w:sz w:val="24"/>
          <w:szCs w:val="24"/>
          <w:lang w:val="en-US"/>
        </w:rPr>
        <w:t xml:space="preserve">: </w:t>
      </w:r>
      <w:hyperlink r:id="rId13" w:history="1">
        <w:r w:rsidR="006A1347" w:rsidRPr="0068121B">
          <w:rPr>
            <w:rStyle w:val="Hyperlink"/>
            <w:rFonts w:ascii="Arial" w:hAnsi="Arial" w:cs="Arial"/>
            <w:i/>
            <w:iCs/>
            <w:sz w:val="24"/>
            <w:szCs w:val="24"/>
            <w:lang w:val="en-US"/>
          </w:rPr>
          <w:t>https://ncbi.nlm.nih.gov/pmc/articles/PMC2825337/</w:t>
        </w:r>
      </w:hyperlink>
      <w:r w:rsidR="006A1347" w:rsidRPr="0068121B">
        <w:rPr>
          <w:rFonts w:ascii="Arial" w:hAnsi="Arial" w:cs="Arial"/>
          <w:i/>
          <w:iCs/>
          <w:sz w:val="24"/>
          <w:szCs w:val="24"/>
          <w:lang w:val="en-US"/>
        </w:rPr>
        <w:t xml:space="preserve"> </w:t>
      </w:r>
      <w:r w:rsidRPr="0068121B">
        <w:rPr>
          <w:rFonts w:ascii="Arial" w:hAnsi="Arial" w:cs="Arial"/>
          <w:i/>
          <w:iCs/>
          <w:sz w:val="24"/>
          <w:szCs w:val="24"/>
          <w:lang w:val="en-US"/>
        </w:rPr>
        <w:br/>
      </w:r>
      <w:proofErr w:type="spellStart"/>
      <w:r w:rsidRPr="0068121B">
        <w:rPr>
          <w:rFonts w:ascii="Arial" w:hAnsi="Arial" w:cs="Arial"/>
          <w:i/>
          <w:iCs/>
          <w:sz w:val="24"/>
          <w:szCs w:val="24"/>
          <w:lang w:val="en-US"/>
        </w:rPr>
        <w:t>Acesso</w:t>
      </w:r>
      <w:proofErr w:type="spellEnd"/>
      <w:r w:rsidRPr="0068121B">
        <w:rPr>
          <w:rFonts w:ascii="Arial" w:hAnsi="Arial" w:cs="Arial"/>
          <w:i/>
          <w:iCs/>
          <w:sz w:val="24"/>
          <w:szCs w:val="24"/>
          <w:lang w:val="en-US"/>
        </w:rPr>
        <w:t xml:space="preserve"> </w:t>
      </w:r>
      <w:proofErr w:type="spellStart"/>
      <w:r w:rsidRPr="0068121B">
        <w:rPr>
          <w:rFonts w:ascii="Arial" w:hAnsi="Arial" w:cs="Arial"/>
          <w:i/>
          <w:iCs/>
          <w:sz w:val="24"/>
          <w:szCs w:val="24"/>
          <w:lang w:val="en-US"/>
        </w:rPr>
        <w:t>em</w:t>
      </w:r>
      <w:proofErr w:type="spellEnd"/>
      <w:r w:rsidRPr="0068121B">
        <w:rPr>
          <w:rFonts w:ascii="Arial" w:hAnsi="Arial" w:cs="Arial"/>
          <w:i/>
          <w:iCs/>
          <w:sz w:val="24"/>
          <w:szCs w:val="24"/>
          <w:lang w:val="en-US"/>
        </w:rPr>
        <w:t xml:space="preserve">: 30 de </w:t>
      </w:r>
      <w:proofErr w:type="spellStart"/>
      <w:r w:rsidRPr="0068121B">
        <w:rPr>
          <w:rFonts w:ascii="Arial" w:hAnsi="Arial" w:cs="Arial"/>
          <w:i/>
          <w:iCs/>
          <w:sz w:val="24"/>
          <w:szCs w:val="24"/>
          <w:lang w:val="en-US"/>
        </w:rPr>
        <w:t>março</w:t>
      </w:r>
      <w:proofErr w:type="spellEnd"/>
      <w:r w:rsidRPr="0068121B">
        <w:rPr>
          <w:rFonts w:ascii="Arial" w:hAnsi="Arial" w:cs="Arial"/>
          <w:i/>
          <w:iCs/>
          <w:sz w:val="24"/>
          <w:szCs w:val="24"/>
          <w:lang w:val="en-US"/>
        </w:rPr>
        <w:t xml:space="preserve"> de 2026, </w:t>
      </w:r>
      <w:r w:rsidR="00FB15AB" w:rsidRPr="0068121B">
        <w:rPr>
          <w:rFonts w:ascii="Arial" w:hAnsi="Arial" w:cs="Arial"/>
          <w:i/>
          <w:iCs/>
          <w:sz w:val="24"/>
          <w:szCs w:val="24"/>
          <w:lang w:val="en-US"/>
        </w:rPr>
        <w:t xml:space="preserve">Qu XH, Huang XL, Xiong P, Zhu CY, Huang YL, Lu LG, Sun X, Rong L, Zhong L, Sun DY, Lin H, Cai MC, Chen ZW, Hu B, Wu LM, Jiang YB, Yan WL. </w:t>
      </w:r>
      <w:r w:rsidR="00FB15AB" w:rsidRPr="00FB15AB">
        <w:rPr>
          <w:rFonts w:ascii="Arial" w:hAnsi="Arial" w:cs="Arial"/>
          <w:i/>
          <w:iCs/>
          <w:sz w:val="24"/>
          <w:szCs w:val="24"/>
        </w:rPr>
        <w:t xml:space="preserve">A infecção por </w:t>
      </w:r>
      <w:proofErr w:type="spellStart"/>
      <w:r w:rsidR="00FB15AB" w:rsidRPr="00FB15AB">
        <w:rPr>
          <w:rFonts w:ascii="Arial" w:hAnsi="Arial" w:cs="Arial"/>
          <w:i/>
          <w:iCs/>
          <w:sz w:val="24"/>
          <w:szCs w:val="24"/>
        </w:rPr>
        <w:t>Helicobacter</w:t>
      </w:r>
      <w:proofErr w:type="spellEnd"/>
      <w:r w:rsidR="00FB15AB" w:rsidRPr="00FB15AB">
        <w:rPr>
          <w:rFonts w:ascii="Arial" w:hAnsi="Arial" w:cs="Arial"/>
          <w:i/>
          <w:iCs/>
          <w:sz w:val="24"/>
          <w:szCs w:val="24"/>
        </w:rPr>
        <w:t xml:space="preserve"> </w:t>
      </w:r>
      <w:proofErr w:type="spellStart"/>
      <w:r w:rsidR="00FB15AB" w:rsidRPr="00FB15AB">
        <w:rPr>
          <w:rFonts w:ascii="Arial" w:hAnsi="Arial" w:cs="Arial"/>
          <w:i/>
          <w:iCs/>
          <w:sz w:val="24"/>
          <w:szCs w:val="24"/>
        </w:rPr>
        <w:t>pylori</w:t>
      </w:r>
      <w:proofErr w:type="spellEnd"/>
      <w:r w:rsidR="00FB15AB" w:rsidRPr="00FB15AB">
        <w:rPr>
          <w:rFonts w:ascii="Arial" w:hAnsi="Arial" w:cs="Arial"/>
          <w:i/>
          <w:iCs/>
          <w:sz w:val="24"/>
          <w:szCs w:val="24"/>
        </w:rPr>
        <w:t xml:space="preserve"> tem algum papel na anemia por deficiência de ferro? Uma meta-análise. </w:t>
      </w:r>
      <w:proofErr w:type="spellStart"/>
      <w:r w:rsidR="00FB15AB" w:rsidRPr="00FB15AB">
        <w:rPr>
          <w:rFonts w:ascii="Arial" w:hAnsi="Arial" w:cs="Arial"/>
          <w:i/>
          <w:iCs/>
          <w:sz w:val="24"/>
          <w:szCs w:val="24"/>
        </w:rPr>
        <w:t>Gastroenterol</w:t>
      </w:r>
      <w:proofErr w:type="spellEnd"/>
      <w:r w:rsidR="00FB15AB" w:rsidRPr="00FB15AB">
        <w:rPr>
          <w:rFonts w:ascii="Arial" w:hAnsi="Arial" w:cs="Arial"/>
          <w:i/>
          <w:iCs/>
          <w:sz w:val="24"/>
          <w:szCs w:val="24"/>
        </w:rPr>
        <w:t xml:space="preserve"> mundial J. 21 de fevereiro de 2010; 16(7):886-96. </w:t>
      </w:r>
      <w:proofErr w:type="spellStart"/>
      <w:r w:rsidR="00FB15AB" w:rsidRPr="00FB15AB">
        <w:rPr>
          <w:rFonts w:ascii="Arial" w:hAnsi="Arial" w:cs="Arial"/>
          <w:i/>
          <w:iCs/>
          <w:sz w:val="24"/>
          <w:szCs w:val="24"/>
        </w:rPr>
        <w:t>doi</w:t>
      </w:r>
      <w:proofErr w:type="spellEnd"/>
      <w:r w:rsidR="00FB15AB" w:rsidRPr="00FB15AB">
        <w:rPr>
          <w:rFonts w:ascii="Arial" w:hAnsi="Arial" w:cs="Arial"/>
          <w:i/>
          <w:iCs/>
          <w:sz w:val="24"/>
          <w:szCs w:val="24"/>
        </w:rPr>
        <w:t>: 10.3748/wjg.v16.i7.886. PMID: 20143469; PMCID: PMC2825337.</w:t>
      </w:r>
    </w:p>
    <w:p w14:paraId="5CAB0FEB" w14:textId="77777777" w:rsidR="00376695" w:rsidRDefault="00376695" w:rsidP="008B3117">
      <w:pPr>
        <w:spacing w:line="360" w:lineRule="auto"/>
        <w:ind w:left="720"/>
        <w:jc w:val="both"/>
        <w:rPr>
          <w:rFonts w:ascii="Arial" w:hAnsi="Arial" w:cs="Arial"/>
          <w:i/>
          <w:iCs/>
          <w:sz w:val="24"/>
          <w:szCs w:val="24"/>
        </w:rPr>
      </w:pPr>
    </w:p>
    <w:p w14:paraId="5CA94F52" w14:textId="77777777" w:rsidR="00376695" w:rsidRPr="008B3117" w:rsidRDefault="00376695" w:rsidP="008B3117">
      <w:pPr>
        <w:spacing w:line="360" w:lineRule="auto"/>
        <w:ind w:left="720"/>
        <w:jc w:val="both"/>
        <w:rPr>
          <w:rFonts w:ascii="Arial" w:hAnsi="Arial" w:cs="Arial"/>
          <w:sz w:val="24"/>
          <w:szCs w:val="24"/>
        </w:rPr>
      </w:pPr>
    </w:p>
    <w:p w14:paraId="79A59156" w14:textId="5358FB3F" w:rsidR="00344329" w:rsidRPr="008B3117" w:rsidRDefault="00BB57E3" w:rsidP="00BB57E3">
      <w:pPr>
        <w:spacing w:line="360" w:lineRule="auto"/>
        <w:ind w:firstLine="708"/>
        <w:jc w:val="both"/>
        <w:rPr>
          <w:rFonts w:ascii="Arial" w:hAnsi="Arial" w:cs="Arial"/>
          <w:sz w:val="24"/>
          <w:szCs w:val="24"/>
        </w:rPr>
      </w:pPr>
      <w:r>
        <w:rPr>
          <w:rFonts w:ascii="Arial" w:hAnsi="Arial" w:cs="Arial"/>
          <w:sz w:val="24"/>
          <w:szCs w:val="24"/>
        </w:rPr>
        <w:lastRenderedPageBreak/>
        <w:t>Uma r</w:t>
      </w:r>
      <w:r w:rsidRPr="008B3117">
        <w:rPr>
          <w:rFonts w:ascii="Arial" w:hAnsi="Arial" w:cs="Arial"/>
          <w:sz w:val="24"/>
          <w:szCs w:val="24"/>
        </w:rPr>
        <w:t xml:space="preserve">evisão publicada na </w:t>
      </w:r>
      <w:proofErr w:type="spellStart"/>
      <w:r w:rsidRPr="008B3117">
        <w:rPr>
          <w:rFonts w:ascii="Arial" w:hAnsi="Arial" w:cs="Arial"/>
          <w:sz w:val="24"/>
          <w:szCs w:val="24"/>
        </w:rPr>
        <w:t>Frontiers</w:t>
      </w:r>
      <w:proofErr w:type="spellEnd"/>
      <w:r w:rsidRPr="008B3117">
        <w:rPr>
          <w:rFonts w:ascii="Arial" w:hAnsi="Arial" w:cs="Arial"/>
          <w:sz w:val="24"/>
          <w:szCs w:val="24"/>
        </w:rPr>
        <w:t xml:space="preserve"> in </w:t>
      </w:r>
      <w:proofErr w:type="spellStart"/>
      <w:r w:rsidRPr="008B3117">
        <w:rPr>
          <w:rFonts w:ascii="Arial" w:hAnsi="Arial" w:cs="Arial"/>
          <w:sz w:val="24"/>
          <w:szCs w:val="24"/>
        </w:rPr>
        <w:t>Microbiology</w:t>
      </w:r>
      <w:proofErr w:type="spellEnd"/>
      <w:r w:rsidRPr="008B3117">
        <w:rPr>
          <w:rFonts w:ascii="Arial" w:hAnsi="Arial" w:cs="Arial"/>
          <w:sz w:val="24"/>
          <w:szCs w:val="24"/>
        </w:rPr>
        <w:t xml:space="preserve"> (2025) confirmou que pacientes com infecção por H. </w:t>
      </w:r>
      <w:proofErr w:type="spellStart"/>
      <w:r w:rsidRPr="008B3117">
        <w:rPr>
          <w:rFonts w:ascii="Arial" w:hAnsi="Arial" w:cs="Arial"/>
          <w:sz w:val="24"/>
          <w:szCs w:val="24"/>
        </w:rPr>
        <w:t>pylori</w:t>
      </w:r>
      <w:proofErr w:type="spellEnd"/>
      <w:r w:rsidRPr="008B3117">
        <w:rPr>
          <w:rFonts w:ascii="Arial" w:hAnsi="Arial" w:cs="Arial"/>
          <w:sz w:val="24"/>
          <w:szCs w:val="24"/>
        </w:rPr>
        <w:t xml:space="preserve"> têm maior probabilidade de desenvolver anemia ferropriva e que, após erradicação ativa, os níveis de hemoglobina podem se normalizar</w:t>
      </w:r>
      <w:r>
        <w:rPr>
          <w:rFonts w:ascii="Arial" w:hAnsi="Arial" w:cs="Arial"/>
          <w:sz w:val="24"/>
          <w:szCs w:val="24"/>
        </w:rPr>
        <w:t xml:space="preserve"> </w:t>
      </w:r>
      <w:r w:rsidRPr="00BB57E3">
        <w:rPr>
          <w:rFonts w:ascii="Arial" w:hAnsi="Arial" w:cs="Arial"/>
          <w:sz w:val="24"/>
          <w:szCs w:val="24"/>
          <w:highlight w:val="yellow"/>
        </w:rPr>
        <w:t>(citação).</w:t>
      </w:r>
    </w:p>
    <w:p w14:paraId="5FC58D85" w14:textId="54648891" w:rsidR="00344329" w:rsidRPr="008B3117" w:rsidRDefault="00316746" w:rsidP="008B3117">
      <w:pPr>
        <w:spacing w:line="360" w:lineRule="auto"/>
        <w:ind w:left="720"/>
        <w:jc w:val="both"/>
        <w:rPr>
          <w:rFonts w:ascii="Arial" w:hAnsi="Arial" w:cs="Arial"/>
          <w:sz w:val="24"/>
          <w:szCs w:val="24"/>
        </w:rPr>
      </w:pPr>
      <w:proofErr w:type="spellStart"/>
      <w:r w:rsidRPr="0068121B">
        <w:rPr>
          <w:rFonts w:ascii="Arial" w:hAnsi="Arial" w:cs="Arial"/>
          <w:i/>
          <w:iCs/>
          <w:sz w:val="24"/>
          <w:szCs w:val="24"/>
          <w:lang w:val="en-US"/>
        </w:rPr>
        <w:t>Referência</w:t>
      </w:r>
      <w:proofErr w:type="spellEnd"/>
      <w:r w:rsidRPr="0068121B">
        <w:rPr>
          <w:rFonts w:ascii="Arial" w:hAnsi="Arial" w:cs="Arial"/>
          <w:i/>
          <w:iCs/>
          <w:sz w:val="24"/>
          <w:szCs w:val="24"/>
          <w:lang w:val="en-US"/>
        </w:rPr>
        <w:t xml:space="preserve">: "Research progress on the relationship between Helicobacter pylori infection and iron deficiency anemia." </w:t>
      </w:r>
      <w:proofErr w:type="spellStart"/>
      <w:r w:rsidRPr="008B3117">
        <w:rPr>
          <w:rFonts w:ascii="Arial" w:hAnsi="Arial" w:cs="Arial"/>
          <w:i/>
          <w:iCs/>
          <w:sz w:val="24"/>
          <w:szCs w:val="24"/>
        </w:rPr>
        <w:t>Frontiers</w:t>
      </w:r>
      <w:proofErr w:type="spellEnd"/>
      <w:r w:rsidRPr="008B3117">
        <w:rPr>
          <w:rFonts w:ascii="Arial" w:hAnsi="Arial" w:cs="Arial"/>
          <w:i/>
          <w:iCs/>
          <w:sz w:val="24"/>
          <w:szCs w:val="24"/>
        </w:rPr>
        <w:t xml:space="preserve"> in </w:t>
      </w:r>
      <w:proofErr w:type="spellStart"/>
      <w:r w:rsidRPr="008B3117">
        <w:rPr>
          <w:rFonts w:ascii="Arial" w:hAnsi="Arial" w:cs="Arial"/>
          <w:i/>
          <w:iCs/>
          <w:sz w:val="24"/>
          <w:szCs w:val="24"/>
        </w:rPr>
        <w:t>Microbiology</w:t>
      </w:r>
      <w:proofErr w:type="spellEnd"/>
      <w:r w:rsidRPr="008B3117">
        <w:rPr>
          <w:rFonts w:ascii="Arial" w:hAnsi="Arial" w:cs="Arial"/>
          <w:i/>
          <w:iCs/>
          <w:sz w:val="24"/>
          <w:szCs w:val="24"/>
        </w:rPr>
        <w:t>, 2025.</w:t>
      </w:r>
      <w:r w:rsidRPr="008B3117">
        <w:rPr>
          <w:rFonts w:ascii="Arial" w:hAnsi="Arial" w:cs="Arial"/>
          <w:i/>
          <w:iCs/>
          <w:sz w:val="24"/>
          <w:szCs w:val="24"/>
        </w:rPr>
        <w:br/>
        <w:t xml:space="preserve">Disponível em: </w:t>
      </w:r>
      <w:hyperlink r:id="rId14" w:history="1">
        <w:r w:rsidR="007B014F" w:rsidRPr="008B3117">
          <w:rPr>
            <w:rStyle w:val="Hyperlink"/>
            <w:rFonts w:ascii="Arial" w:hAnsi="Arial" w:cs="Arial"/>
            <w:i/>
            <w:iCs/>
            <w:sz w:val="24"/>
            <w:szCs w:val="24"/>
          </w:rPr>
          <w:t>https://www.frontiersin.org/journals/microbiology/articles/10.3389/fmicb.2025.1552630/full</w:t>
        </w:r>
      </w:hyperlink>
      <w:r w:rsidR="007B014F" w:rsidRPr="008B3117">
        <w:rPr>
          <w:rFonts w:ascii="Arial" w:hAnsi="Arial" w:cs="Arial"/>
          <w:i/>
          <w:iCs/>
          <w:sz w:val="24"/>
          <w:szCs w:val="24"/>
        </w:rPr>
        <w:t xml:space="preserve"> </w:t>
      </w:r>
      <w:r w:rsidRPr="008B3117">
        <w:rPr>
          <w:rFonts w:ascii="Arial" w:hAnsi="Arial" w:cs="Arial"/>
          <w:i/>
          <w:iCs/>
          <w:sz w:val="24"/>
          <w:szCs w:val="24"/>
        </w:rPr>
        <w:br/>
        <w:t xml:space="preserve">Acesso em: 30 de março de 2026, </w:t>
      </w:r>
    </w:p>
    <w:p w14:paraId="427C4A61" w14:textId="53232F82" w:rsidR="00344329" w:rsidRPr="008B3117" w:rsidRDefault="00316746" w:rsidP="00BB57E3">
      <w:pPr>
        <w:spacing w:line="360" w:lineRule="auto"/>
        <w:ind w:firstLine="708"/>
        <w:jc w:val="both"/>
        <w:rPr>
          <w:rFonts w:ascii="Arial" w:hAnsi="Arial" w:cs="Arial"/>
          <w:sz w:val="24"/>
          <w:szCs w:val="24"/>
        </w:rPr>
      </w:pPr>
      <w:r w:rsidRPr="008B3117">
        <w:rPr>
          <w:rFonts w:ascii="Arial" w:hAnsi="Arial" w:cs="Arial"/>
          <w:sz w:val="24"/>
          <w:szCs w:val="24"/>
        </w:rPr>
        <w:t xml:space="preserve">O H. </w:t>
      </w:r>
      <w:proofErr w:type="spellStart"/>
      <w:r w:rsidRPr="008B3117">
        <w:rPr>
          <w:rFonts w:ascii="Arial" w:hAnsi="Arial" w:cs="Arial"/>
          <w:sz w:val="24"/>
          <w:szCs w:val="24"/>
        </w:rPr>
        <w:t>pylori</w:t>
      </w:r>
      <w:proofErr w:type="spellEnd"/>
      <w:r w:rsidRPr="008B3117">
        <w:rPr>
          <w:rFonts w:ascii="Arial" w:hAnsi="Arial" w:cs="Arial"/>
          <w:sz w:val="24"/>
          <w:szCs w:val="24"/>
        </w:rPr>
        <w:t xml:space="preserve"> causa </w:t>
      </w:r>
      <w:r w:rsidR="00BB57E3" w:rsidRPr="008B3117">
        <w:rPr>
          <w:rFonts w:ascii="Arial" w:hAnsi="Arial" w:cs="Arial"/>
          <w:sz w:val="24"/>
          <w:szCs w:val="24"/>
        </w:rPr>
        <w:t>danos</w:t>
      </w:r>
      <w:r w:rsidRPr="008B3117">
        <w:rPr>
          <w:rFonts w:ascii="Arial" w:hAnsi="Arial" w:cs="Arial"/>
          <w:sz w:val="24"/>
          <w:szCs w:val="24"/>
        </w:rPr>
        <w:t xml:space="preserve"> à mucosa gástrica com infiltrado inflamatório intenso, podendo desencadear anemia perniciosa e prejudicar a produção de fator intrínseco, essencial para a absorção de B12. A deficiência de B12 está associada a aumento da queda capilar e desaceleração do crescimento</w:t>
      </w:r>
      <w:r w:rsidR="00BB57E3">
        <w:rPr>
          <w:rFonts w:ascii="Arial" w:hAnsi="Arial" w:cs="Arial"/>
          <w:sz w:val="24"/>
          <w:szCs w:val="24"/>
        </w:rPr>
        <w:t xml:space="preserve"> </w:t>
      </w:r>
      <w:r w:rsidR="00BB57E3" w:rsidRPr="00BB57E3">
        <w:rPr>
          <w:rFonts w:ascii="Arial" w:hAnsi="Arial" w:cs="Arial"/>
          <w:sz w:val="24"/>
          <w:szCs w:val="24"/>
          <w:highlight w:val="yellow"/>
        </w:rPr>
        <w:t>(citação)</w:t>
      </w:r>
      <w:r w:rsidRPr="00BB57E3">
        <w:rPr>
          <w:rFonts w:ascii="Arial" w:hAnsi="Arial" w:cs="Arial"/>
          <w:sz w:val="24"/>
          <w:szCs w:val="24"/>
          <w:highlight w:val="yellow"/>
        </w:rPr>
        <w:t>.</w:t>
      </w:r>
    </w:p>
    <w:p w14:paraId="353E3532" w14:textId="7F02E2A4" w:rsidR="00344329" w:rsidRPr="008B3117" w:rsidRDefault="00316746" w:rsidP="008B3117">
      <w:pPr>
        <w:spacing w:line="360" w:lineRule="auto"/>
        <w:ind w:left="720"/>
        <w:jc w:val="both"/>
        <w:rPr>
          <w:rFonts w:ascii="Arial" w:hAnsi="Arial" w:cs="Arial"/>
          <w:sz w:val="24"/>
          <w:szCs w:val="24"/>
        </w:rPr>
      </w:pPr>
      <w:proofErr w:type="spellStart"/>
      <w:r w:rsidRPr="0068121B">
        <w:rPr>
          <w:rFonts w:ascii="Arial" w:hAnsi="Arial" w:cs="Arial"/>
          <w:i/>
          <w:iCs/>
          <w:sz w:val="24"/>
          <w:szCs w:val="24"/>
          <w:lang w:val="en-US"/>
        </w:rPr>
        <w:t>Referência</w:t>
      </w:r>
      <w:proofErr w:type="spellEnd"/>
      <w:r w:rsidRPr="0068121B">
        <w:rPr>
          <w:rFonts w:ascii="Arial" w:hAnsi="Arial" w:cs="Arial"/>
          <w:i/>
          <w:iCs/>
          <w:sz w:val="24"/>
          <w:szCs w:val="24"/>
          <w:lang w:val="en-US"/>
        </w:rPr>
        <w:t xml:space="preserve">: "Helicobacter pylori associated vitamin B12 deficiency, pernicious </w:t>
      </w:r>
      <w:proofErr w:type="spellStart"/>
      <w:r w:rsidRPr="0068121B">
        <w:rPr>
          <w:rFonts w:ascii="Arial" w:hAnsi="Arial" w:cs="Arial"/>
          <w:i/>
          <w:iCs/>
          <w:sz w:val="24"/>
          <w:szCs w:val="24"/>
          <w:lang w:val="en-US"/>
        </w:rPr>
        <w:t>anaemia</w:t>
      </w:r>
      <w:proofErr w:type="spellEnd"/>
      <w:r w:rsidRPr="0068121B">
        <w:rPr>
          <w:rFonts w:ascii="Arial" w:hAnsi="Arial" w:cs="Arial"/>
          <w:i/>
          <w:iCs/>
          <w:sz w:val="24"/>
          <w:szCs w:val="24"/>
          <w:lang w:val="en-US"/>
        </w:rPr>
        <w:t xml:space="preserve"> and subacute combined degeneration of the spinal cord." </w:t>
      </w:r>
      <w:r w:rsidRPr="008B3117">
        <w:rPr>
          <w:rFonts w:ascii="Arial" w:hAnsi="Arial" w:cs="Arial"/>
          <w:i/>
          <w:iCs/>
          <w:sz w:val="24"/>
          <w:szCs w:val="24"/>
        </w:rPr>
        <w:t>PMC, 2013.</w:t>
      </w:r>
      <w:r w:rsidRPr="008B3117">
        <w:rPr>
          <w:rFonts w:ascii="Arial" w:hAnsi="Arial" w:cs="Arial"/>
          <w:i/>
          <w:iCs/>
          <w:sz w:val="24"/>
          <w:szCs w:val="24"/>
        </w:rPr>
        <w:br/>
        <w:t xml:space="preserve">Disponível em: </w:t>
      </w:r>
      <w:hyperlink r:id="rId15" w:history="1">
        <w:r w:rsidR="007B014F" w:rsidRPr="008B3117">
          <w:rPr>
            <w:rStyle w:val="Hyperlink"/>
            <w:rFonts w:ascii="Arial" w:hAnsi="Arial" w:cs="Arial"/>
            <w:i/>
            <w:iCs/>
            <w:sz w:val="24"/>
            <w:szCs w:val="24"/>
          </w:rPr>
          <w:t>https://ncbi.nlm.nih.gov/pmc/articles/PMC3794208/</w:t>
        </w:r>
      </w:hyperlink>
      <w:r w:rsidR="007B014F" w:rsidRPr="008B3117">
        <w:rPr>
          <w:rFonts w:ascii="Arial" w:hAnsi="Arial" w:cs="Arial"/>
          <w:i/>
          <w:iCs/>
          <w:sz w:val="24"/>
          <w:szCs w:val="24"/>
        </w:rPr>
        <w:t xml:space="preserve"> </w:t>
      </w:r>
      <w:r w:rsidRPr="008B3117">
        <w:rPr>
          <w:rFonts w:ascii="Arial" w:hAnsi="Arial" w:cs="Arial"/>
          <w:i/>
          <w:iCs/>
          <w:sz w:val="24"/>
          <w:szCs w:val="24"/>
        </w:rPr>
        <w:br/>
        <w:t>Acesso em: 30 de março de 2026</w:t>
      </w:r>
    </w:p>
    <w:p w14:paraId="4515186C" w14:textId="77777777" w:rsidR="00F554A1" w:rsidRDefault="00316746" w:rsidP="008A4F6A">
      <w:pPr>
        <w:spacing w:line="360" w:lineRule="auto"/>
        <w:ind w:left="720"/>
        <w:jc w:val="both"/>
        <w:rPr>
          <w:rFonts w:ascii="Arial" w:hAnsi="Arial" w:cs="Arial"/>
          <w:sz w:val="24"/>
          <w:szCs w:val="24"/>
        </w:rPr>
      </w:pPr>
      <w:proofErr w:type="spellStart"/>
      <w:r w:rsidRPr="0068121B">
        <w:rPr>
          <w:rFonts w:ascii="Arial" w:hAnsi="Arial" w:cs="Arial"/>
          <w:i/>
          <w:iCs/>
          <w:sz w:val="24"/>
          <w:szCs w:val="24"/>
          <w:lang w:val="en-US"/>
        </w:rPr>
        <w:t>Referência</w:t>
      </w:r>
      <w:proofErr w:type="spellEnd"/>
      <w:r w:rsidRPr="0068121B">
        <w:rPr>
          <w:rFonts w:ascii="Arial" w:hAnsi="Arial" w:cs="Arial"/>
          <w:i/>
          <w:iCs/>
          <w:sz w:val="24"/>
          <w:szCs w:val="24"/>
          <w:lang w:val="en-US"/>
        </w:rPr>
        <w:t xml:space="preserve">: "Micronutrient deficiencies in patients with chronic atrophic autoimmune gastritis: A review." </w:t>
      </w:r>
      <w:r w:rsidRPr="008B3117">
        <w:rPr>
          <w:rFonts w:ascii="Arial" w:hAnsi="Arial" w:cs="Arial"/>
          <w:i/>
          <w:iCs/>
          <w:sz w:val="24"/>
          <w:szCs w:val="24"/>
        </w:rPr>
        <w:t>PMC, 2017.</w:t>
      </w:r>
      <w:r w:rsidRPr="008B3117">
        <w:rPr>
          <w:rFonts w:ascii="Arial" w:hAnsi="Arial" w:cs="Arial"/>
          <w:i/>
          <w:iCs/>
          <w:sz w:val="24"/>
          <w:szCs w:val="24"/>
        </w:rPr>
        <w:br/>
        <w:t xml:space="preserve">Disponível em: </w:t>
      </w:r>
      <w:hyperlink r:id="rId16" w:history="1">
        <w:r w:rsidR="007B014F" w:rsidRPr="008B3117">
          <w:rPr>
            <w:rStyle w:val="Hyperlink"/>
            <w:rFonts w:ascii="Arial" w:hAnsi="Arial" w:cs="Arial"/>
            <w:i/>
            <w:iCs/>
            <w:sz w:val="24"/>
            <w:szCs w:val="24"/>
          </w:rPr>
          <w:t>https://ncbi.nlm.nih.gov/pmc/articles/PMC5292330/</w:t>
        </w:r>
      </w:hyperlink>
      <w:r w:rsidR="007B014F" w:rsidRPr="008B3117">
        <w:rPr>
          <w:rFonts w:ascii="Arial" w:hAnsi="Arial" w:cs="Arial"/>
          <w:i/>
          <w:iCs/>
          <w:sz w:val="24"/>
          <w:szCs w:val="24"/>
        </w:rPr>
        <w:t xml:space="preserve"> </w:t>
      </w:r>
      <w:r w:rsidRPr="008B3117">
        <w:rPr>
          <w:rFonts w:ascii="Arial" w:hAnsi="Arial" w:cs="Arial"/>
          <w:i/>
          <w:iCs/>
          <w:sz w:val="24"/>
          <w:szCs w:val="24"/>
        </w:rPr>
        <w:br/>
        <w:t>Acesso em: 30 de março de 2026</w:t>
      </w:r>
      <w:r w:rsidR="00BB57E3">
        <w:rPr>
          <w:rFonts w:ascii="Arial" w:hAnsi="Arial" w:cs="Arial"/>
          <w:i/>
          <w:iCs/>
          <w:sz w:val="24"/>
          <w:szCs w:val="24"/>
        </w:rPr>
        <w:t>.</w:t>
      </w:r>
      <w:r w:rsidR="00BB57E3" w:rsidRPr="00BB57E3">
        <w:rPr>
          <w:rFonts w:ascii="Arial" w:hAnsi="Arial" w:cs="Arial"/>
          <w:sz w:val="24"/>
          <w:szCs w:val="24"/>
        </w:rPr>
        <w:t>.</w:t>
      </w:r>
    </w:p>
    <w:p w14:paraId="7CB56203" w14:textId="77777777" w:rsidR="00F554A1" w:rsidRDefault="00F554A1" w:rsidP="008A4F6A">
      <w:pPr>
        <w:spacing w:line="360" w:lineRule="auto"/>
        <w:ind w:left="720"/>
        <w:jc w:val="both"/>
        <w:rPr>
          <w:rFonts w:ascii="Arial" w:hAnsi="Arial" w:cs="Arial"/>
          <w:sz w:val="24"/>
          <w:szCs w:val="24"/>
        </w:rPr>
      </w:pPr>
    </w:p>
    <w:p w14:paraId="5C3051B0" w14:textId="77777777" w:rsidR="00F554A1" w:rsidRDefault="00F554A1" w:rsidP="008A4F6A">
      <w:pPr>
        <w:spacing w:line="360" w:lineRule="auto"/>
        <w:ind w:left="720"/>
        <w:jc w:val="both"/>
        <w:rPr>
          <w:rFonts w:ascii="Arial" w:hAnsi="Arial" w:cs="Arial"/>
          <w:sz w:val="24"/>
          <w:szCs w:val="24"/>
        </w:rPr>
      </w:pPr>
    </w:p>
    <w:p w14:paraId="6AE02597" w14:textId="557DF517" w:rsidR="00BB57E3" w:rsidRPr="008A4F6A" w:rsidRDefault="00BB57E3" w:rsidP="008A4F6A">
      <w:pPr>
        <w:spacing w:line="360" w:lineRule="auto"/>
        <w:ind w:left="720"/>
        <w:jc w:val="both"/>
        <w:rPr>
          <w:rFonts w:ascii="Arial" w:hAnsi="Arial" w:cs="Arial"/>
          <w:i/>
          <w:iCs/>
          <w:sz w:val="24"/>
          <w:szCs w:val="24"/>
        </w:rPr>
      </w:pPr>
      <w:r>
        <w:rPr>
          <w:rFonts w:ascii="Arial" w:hAnsi="Arial" w:cs="Arial"/>
          <w:sz w:val="24"/>
          <w:szCs w:val="24"/>
        </w:rPr>
        <w:t xml:space="preserve"> EIXO INTESTINO CEREBRO: a microbiota como mediadora, o estresse emocional e as interferentes das alterações intestinais. </w:t>
      </w:r>
    </w:p>
    <w:p w14:paraId="354365CD" w14:textId="2AF6404E" w:rsidR="00344329" w:rsidRPr="008B3117" w:rsidRDefault="00316746" w:rsidP="00BB57E3">
      <w:pPr>
        <w:spacing w:line="360" w:lineRule="auto"/>
        <w:ind w:firstLine="708"/>
        <w:jc w:val="both"/>
        <w:rPr>
          <w:rFonts w:ascii="Arial" w:hAnsi="Arial" w:cs="Arial"/>
          <w:sz w:val="24"/>
          <w:szCs w:val="24"/>
        </w:rPr>
      </w:pPr>
      <w:r w:rsidRPr="008B3117">
        <w:rPr>
          <w:rFonts w:ascii="Arial" w:hAnsi="Arial" w:cs="Arial"/>
          <w:sz w:val="24"/>
          <w:szCs w:val="24"/>
        </w:rPr>
        <w:t>A comunicação bidirecional entre o sistema nervoso central e o sistema nervoso entérico</w:t>
      </w:r>
      <w:r w:rsidR="00BB57E3">
        <w:rPr>
          <w:rFonts w:ascii="Arial" w:hAnsi="Arial" w:cs="Arial"/>
          <w:sz w:val="24"/>
          <w:szCs w:val="24"/>
        </w:rPr>
        <w:t xml:space="preserve">, </w:t>
      </w:r>
      <w:r w:rsidRPr="008B3117">
        <w:rPr>
          <w:rFonts w:ascii="Arial" w:hAnsi="Arial" w:cs="Arial"/>
          <w:sz w:val="24"/>
          <w:szCs w:val="24"/>
        </w:rPr>
        <w:t>o eixo intestino-cérebro</w:t>
      </w:r>
      <w:r w:rsidR="00BB57E3">
        <w:rPr>
          <w:rFonts w:ascii="Arial" w:hAnsi="Arial" w:cs="Arial"/>
          <w:sz w:val="24"/>
          <w:szCs w:val="24"/>
        </w:rPr>
        <w:t xml:space="preserve">, </w:t>
      </w:r>
      <w:r w:rsidRPr="008B3117">
        <w:rPr>
          <w:rFonts w:ascii="Arial" w:hAnsi="Arial" w:cs="Arial"/>
          <w:sz w:val="24"/>
          <w:szCs w:val="24"/>
        </w:rPr>
        <w:t>é mediada pelo nervo vago, pelo eixo hipotálamo-hipófise-adrenal (HPA) e pelo sistema nervoso autônomo. O estresse psicológico, como o luto por perdas consecutivas, ativa esse eixo, alterando profundamente a composição da microbiota intestinal</w:t>
      </w:r>
      <w:r w:rsidR="00BB57E3">
        <w:rPr>
          <w:rFonts w:ascii="Arial" w:hAnsi="Arial" w:cs="Arial"/>
          <w:sz w:val="24"/>
          <w:szCs w:val="24"/>
        </w:rPr>
        <w:t xml:space="preserve"> </w:t>
      </w:r>
      <w:r w:rsidR="00BB57E3" w:rsidRPr="00BB57E3">
        <w:rPr>
          <w:rFonts w:ascii="Arial" w:hAnsi="Arial" w:cs="Arial"/>
          <w:sz w:val="24"/>
          <w:szCs w:val="24"/>
          <w:highlight w:val="yellow"/>
        </w:rPr>
        <w:t>(citação)</w:t>
      </w:r>
      <w:r w:rsidRPr="00BB57E3">
        <w:rPr>
          <w:rFonts w:ascii="Arial" w:hAnsi="Arial" w:cs="Arial"/>
          <w:sz w:val="24"/>
          <w:szCs w:val="24"/>
          <w:highlight w:val="yellow"/>
        </w:rPr>
        <w:t>.</w:t>
      </w:r>
    </w:p>
    <w:p w14:paraId="75A5305A" w14:textId="046CB07A" w:rsidR="00344329" w:rsidRPr="008B3117" w:rsidRDefault="00316746" w:rsidP="00BB57E3">
      <w:pPr>
        <w:spacing w:line="360" w:lineRule="auto"/>
        <w:ind w:firstLine="708"/>
        <w:jc w:val="both"/>
        <w:rPr>
          <w:rFonts w:ascii="Arial" w:hAnsi="Arial" w:cs="Arial"/>
          <w:sz w:val="24"/>
          <w:szCs w:val="24"/>
        </w:rPr>
      </w:pPr>
      <w:proofErr w:type="spellStart"/>
      <w:r w:rsidRPr="008B3117">
        <w:rPr>
          <w:rFonts w:ascii="Arial" w:hAnsi="Arial" w:cs="Arial"/>
          <w:sz w:val="24"/>
          <w:szCs w:val="24"/>
        </w:rPr>
        <w:t>Carabotti</w:t>
      </w:r>
      <w:proofErr w:type="spellEnd"/>
      <w:r w:rsidRPr="008B3117">
        <w:rPr>
          <w:rFonts w:ascii="Arial" w:hAnsi="Arial" w:cs="Arial"/>
          <w:sz w:val="24"/>
          <w:szCs w:val="24"/>
        </w:rPr>
        <w:t xml:space="preserve"> et al. (2015) demonstraram que o eixo intestino-cérebro conecta centros emocionais e cognitivos cerebrais com funções intestinais periféricas, incluindo ativação imunológica, permeabilidade intestinal e sinalização hormonal</w:t>
      </w:r>
      <w:r w:rsidR="00BB57E3">
        <w:rPr>
          <w:rFonts w:ascii="Arial" w:hAnsi="Arial" w:cs="Arial"/>
          <w:sz w:val="24"/>
          <w:szCs w:val="24"/>
        </w:rPr>
        <w:t>.</w:t>
      </w:r>
    </w:p>
    <w:p w14:paraId="5D3CE674" w14:textId="3B89F517" w:rsidR="00344329" w:rsidRPr="008B3117" w:rsidRDefault="00316746" w:rsidP="008B3117">
      <w:pPr>
        <w:spacing w:line="360" w:lineRule="auto"/>
        <w:ind w:left="720"/>
        <w:jc w:val="both"/>
        <w:rPr>
          <w:rFonts w:ascii="Arial" w:hAnsi="Arial" w:cs="Arial"/>
          <w:sz w:val="24"/>
          <w:szCs w:val="24"/>
        </w:rPr>
      </w:pPr>
      <w:proofErr w:type="spellStart"/>
      <w:r w:rsidRPr="0068121B">
        <w:rPr>
          <w:rFonts w:ascii="Arial" w:hAnsi="Arial" w:cs="Arial"/>
          <w:i/>
          <w:iCs/>
          <w:sz w:val="24"/>
          <w:szCs w:val="24"/>
          <w:lang w:val="en-US"/>
        </w:rPr>
        <w:lastRenderedPageBreak/>
        <w:t>Referência</w:t>
      </w:r>
      <w:proofErr w:type="spellEnd"/>
      <w:r w:rsidRPr="0068121B">
        <w:rPr>
          <w:rFonts w:ascii="Arial" w:hAnsi="Arial" w:cs="Arial"/>
          <w:i/>
          <w:iCs/>
          <w:sz w:val="24"/>
          <w:szCs w:val="24"/>
          <w:lang w:val="en-US"/>
        </w:rPr>
        <w:t xml:space="preserve">: </w:t>
      </w:r>
      <w:proofErr w:type="spellStart"/>
      <w:r w:rsidRPr="0068121B">
        <w:rPr>
          <w:rFonts w:ascii="Arial" w:hAnsi="Arial" w:cs="Arial"/>
          <w:i/>
          <w:iCs/>
          <w:sz w:val="24"/>
          <w:szCs w:val="24"/>
          <w:lang w:val="en-US"/>
        </w:rPr>
        <w:t>Carabotti</w:t>
      </w:r>
      <w:proofErr w:type="spellEnd"/>
      <w:r w:rsidRPr="0068121B">
        <w:rPr>
          <w:rFonts w:ascii="Arial" w:hAnsi="Arial" w:cs="Arial"/>
          <w:i/>
          <w:iCs/>
          <w:sz w:val="24"/>
          <w:szCs w:val="24"/>
          <w:lang w:val="en-US"/>
        </w:rPr>
        <w:t xml:space="preserve">, M.; Scirocco, A.; Maselli, M.A.; Severi, C. "The gut-brain axis: interactions between enteric microbiota, central and enteric nervous systems." </w:t>
      </w:r>
      <w:proofErr w:type="spellStart"/>
      <w:r w:rsidRPr="008B3117">
        <w:rPr>
          <w:rFonts w:ascii="Arial" w:hAnsi="Arial" w:cs="Arial"/>
          <w:i/>
          <w:iCs/>
          <w:sz w:val="24"/>
          <w:szCs w:val="24"/>
        </w:rPr>
        <w:t>Annals</w:t>
      </w:r>
      <w:proofErr w:type="spellEnd"/>
      <w:r w:rsidRPr="008B3117">
        <w:rPr>
          <w:rFonts w:ascii="Arial" w:hAnsi="Arial" w:cs="Arial"/>
          <w:i/>
          <w:iCs/>
          <w:sz w:val="24"/>
          <w:szCs w:val="24"/>
        </w:rPr>
        <w:t xml:space="preserve"> </w:t>
      </w:r>
      <w:proofErr w:type="spellStart"/>
      <w:r w:rsidRPr="008B3117">
        <w:rPr>
          <w:rFonts w:ascii="Arial" w:hAnsi="Arial" w:cs="Arial"/>
          <w:i/>
          <w:iCs/>
          <w:sz w:val="24"/>
          <w:szCs w:val="24"/>
        </w:rPr>
        <w:t>of</w:t>
      </w:r>
      <w:proofErr w:type="spellEnd"/>
      <w:r w:rsidRPr="008B3117">
        <w:rPr>
          <w:rFonts w:ascii="Arial" w:hAnsi="Arial" w:cs="Arial"/>
          <w:i/>
          <w:iCs/>
          <w:sz w:val="24"/>
          <w:szCs w:val="24"/>
        </w:rPr>
        <w:t xml:space="preserve"> </w:t>
      </w:r>
      <w:proofErr w:type="spellStart"/>
      <w:r w:rsidRPr="008B3117">
        <w:rPr>
          <w:rFonts w:ascii="Arial" w:hAnsi="Arial" w:cs="Arial"/>
          <w:i/>
          <w:iCs/>
          <w:sz w:val="24"/>
          <w:szCs w:val="24"/>
        </w:rPr>
        <w:t>Gastroenterology</w:t>
      </w:r>
      <w:proofErr w:type="spellEnd"/>
      <w:r w:rsidRPr="008B3117">
        <w:rPr>
          <w:rFonts w:ascii="Arial" w:hAnsi="Arial" w:cs="Arial"/>
          <w:i/>
          <w:iCs/>
          <w:sz w:val="24"/>
          <w:szCs w:val="24"/>
        </w:rPr>
        <w:t>, v. 28, n. 2, p. 203-209, 2015.</w:t>
      </w:r>
      <w:r w:rsidRPr="008B3117">
        <w:rPr>
          <w:rFonts w:ascii="Arial" w:hAnsi="Arial" w:cs="Arial"/>
          <w:i/>
          <w:iCs/>
          <w:sz w:val="24"/>
          <w:szCs w:val="24"/>
        </w:rPr>
        <w:br/>
        <w:t xml:space="preserve">Disponível em: </w:t>
      </w:r>
      <w:hyperlink r:id="rId17" w:history="1">
        <w:r w:rsidR="007B014F" w:rsidRPr="008B3117">
          <w:rPr>
            <w:rStyle w:val="Hyperlink"/>
            <w:rFonts w:ascii="Arial" w:hAnsi="Arial" w:cs="Arial"/>
            <w:i/>
            <w:iCs/>
            <w:sz w:val="24"/>
            <w:szCs w:val="24"/>
          </w:rPr>
          <w:t>https://ncbi.nlm.nih.gov/pmc/articles/PMC4367209/</w:t>
        </w:r>
      </w:hyperlink>
      <w:r w:rsidR="007B014F" w:rsidRPr="008B3117">
        <w:rPr>
          <w:rFonts w:ascii="Arial" w:hAnsi="Arial" w:cs="Arial"/>
          <w:i/>
          <w:iCs/>
          <w:sz w:val="24"/>
          <w:szCs w:val="24"/>
        </w:rPr>
        <w:t xml:space="preserve"> </w:t>
      </w:r>
      <w:r w:rsidRPr="008B3117">
        <w:rPr>
          <w:rFonts w:ascii="Arial" w:hAnsi="Arial" w:cs="Arial"/>
          <w:i/>
          <w:iCs/>
          <w:sz w:val="24"/>
          <w:szCs w:val="24"/>
        </w:rPr>
        <w:br/>
        <w:t>Acesso em: 30 de março de 2026</w:t>
      </w:r>
    </w:p>
    <w:p w14:paraId="0461D06D" w14:textId="77777777" w:rsidR="00344329" w:rsidRPr="008B3117" w:rsidRDefault="00316746" w:rsidP="00BB57E3">
      <w:pPr>
        <w:spacing w:line="360" w:lineRule="auto"/>
        <w:ind w:firstLine="708"/>
        <w:jc w:val="both"/>
        <w:rPr>
          <w:rFonts w:ascii="Arial" w:hAnsi="Arial" w:cs="Arial"/>
          <w:sz w:val="24"/>
          <w:szCs w:val="24"/>
        </w:rPr>
      </w:pPr>
      <w:r w:rsidRPr="008B3117">
        <w:rPr>
          <w:rFonts w:ascii="Arial" w:hAnsi="Arial" w:cs="Arial"/>
          <w:sz w:val="24"/>
          <w:szCs w:val="24"/>
        </w:rPr>
        <w:t xml:space="preserve">Madison e </w:t>
      </w:r>
      <w:proofErr w:type="spellStart"/>
      <w:r w:rsidRPr="008B3117">
        <w:rPr>
          <w:rFonts w:ascii="Arial" w:hAnsi="Arial" w:cs="Arial"/>
          <w:sz w:val="24"/>
          <w:szCs w:val="24"/>
        </w:rPr>
        <w:t>Kiecolt</w:t>
      </w:r>
      <w:proofErr w:type="spellEnd"/>
      <w:r w:rsidRPr="008B3117">
        <w:rPr>
          <w:rFonts w:ascii="Arial" w:hAnsi="Arial" w:cs="Arial"/>
          <w:sz w:val="24"/>
          <w:szCs w:val="24"/>
        </w:rPr>
        <w:t xml:space="preserve">-Glaser (2024) demonstraram que o estresse altera a composição da microbiota intestinal, reduzindo a abundância de bactérias benéficas e a diversidade bacteriana. A disbiose resultante compromete as junções de oclusão da barreira intestinal, permitindo a translocação de bactérias e lipopolissacarídeos (LPS) para a corrente sanguínea, desencadeando </w:t>
      </w:r>
      <w:r w:rsidRPr="00BB57E3">
        <w:rPr>
          <w:rFonts w:ascii="Arial" w:hAnsi="Arial" w:cs="Arial"/>
          <w:sz w:val="24"/>
          <w:szCs w:val="24"/>
        </w:rPr>
        <w:t>resposta inflamatória sistêmica</w:t>
      </w:r>
      <w:r w:rsidRPr="008B3117">
        <w:rPr>
          <w:rFonts w:ascii="Arial" w:hAnsi="Arial" w:cs="Arial"/>
          <w:sz w:val="24"/>
          <w:szCs w:val="24"/>
        </w:rPr>
        <w:t>.</w:t>
      </w:r>
    </w:p>
    <w:p w14:paraId="3785A8BC" w14:textId="5C6319C7" w:rsidR="00344329" w:rsidRPr="008B3117" w:rsidRDefault="00316746" w:rsidP="008B3117">
      <w:pPr>
        <w:spacing w:line="360" w:lineRule="auto"/>
        <w:ind w:left="720"/>
        <w:jc w:val="both"/>
        <w:rPr>
          <w:rFonts w:ascii="Arial" w:hAnsi="Arial" w:cs="Arial"/>
          <w:sz w:val="24"/>
          <w:szCs w:val="24"/>
        </w:rPr>
      </w:pPr>
      <w:proofErr w:type="spellStart"/>
      <w:r w:rsidRPr="0068121B">
        <w:rPr>
          <w:rFonts w:ascii="Arial" w:hAnsi="Arial" w:cs="Arial"/>
          <w:i/>
          <w:iCs/>
          <w:sz w:val="24"/>
          <w:szCs w:val="24"/>
          <w:lang w:val="en-US"/>
        </w:rPr>
        <w:t>Referência</w:t>
      </w:r>
      <w:proofErr w:type="spellEnd"/>
      <w:r w:rsidRPr="0068121B">
        <w:rPr>
          <w:rFonts w:ascii="Arial" w:hAnsi="Arial" w:cs="Arial"/>
          <w:i/>
          <w:iCs/>
          <w:sz w:val="24"/>
          <w:szCs w:val="24"/>
          <w:lang w:val="en-US"/>
        </w:rPr>
        <w:t xml:space="preserve">: Madison, A.; </w:t>
      </w:r>
      <w:proofErr w:type="spellStart"/>
      <w:r w:rsidRPr="0068121B">
        <w:rPr>
          <w:rFonts w:ascii="Arial" w:hAnsi="Arial" w:cs="Arial"/>
          <w:i/>
          <w:iCs/>
          <w:sz w:val="24"/>
          <w:szCs w:val="24"/>
          <w:lang w:val="en-US"/>
        </w:rPr>
        <w:t>Kiecolt</w:t>
      </w:r>
      <w:proofErr w:type="spellEnd"/>
      <w:r w:rsidRPr="0068121B">
        <w:rPr>
          <w:rFonts w:ascii="Arial" w:hAnsi="Arial" w:cs="Arial"/>
          <w:i/>
          <w:iCs/>
          <w:sz w:val="24"/>
          <w:szCs w:val="24"/>
          <w:lang w:val="en-US"/>
        </w:rPr>
        <w:t xml:space="preserve">-Glaser, J.K. "Stressed to the Core: Inflammation and Intestinal Permeability Link Stress-Related Gut Microbiota Shifts to Mental Health Outcomes." </w:t>
      </w:r>
      <w:proofErr w:type="spellStart"/>
      <w:r w:rsidRPr="008B3117">
        <w:rPr>
          <w:rFonts w:ascii="Arial" w:hAnsi="Arial" w:cs="Arial"/>
          <w:i/>
          <w:iCs/>
          <w:sz w:val="24"/>
          <w:szCs w:val="24"/>
        </w:rPr>
        <w:t>Biological</w:t>
      </w:r>
      <w:proofErr w:type="spellEnd"/>
      <w:r w:rsidRPr="008B3117">
        <w:rPr>
          <w:rFonts w:ascii="Arial" w:hAnsi="Arial" w:cs="Arial"/>
          <w:i/>
          <w:iCs/>
          <w:sz w:val="24"/>
          <w:szCs w:val="24"/>
        </w:rPr>
        <w:t xml:space="preserve"> </w:t>
      </w:r>
      <w:proofErr w:type="spellStart"/>
      <w:r w:rsidRPr="008B3117">
        <w:rPr>
          <w:rFonts w:ascii="Arial" w:hAnsi="Arial" w:cs="Arial"/>
          <w:i/>
          <w:iCs/>
          <w:sz w:val="24"/>
          <w:szCs w:val="24"/>
        </w:rPr>
        <w:t>Psychiatry</w:t>
      </w:r>
      <w:proofErr w:type="spellEnd"/>
      <w:r w:rsidRPr="008B3117">
        <w:rPr>
          <w:rFonts w:ascii="Arial" w:hAnsi="Arial" w:cs="Arial"/>
          <w:i/>
          <w:iCs/>
          <w:sz w:val="24"/>
          <w:szCs w:val="24"/>
        </w:rPr>
        <w:t>, 2024.</w:t>
      </w:r>
      <w:r w:rsidRPr="008B3117">
        <w:rPr>
          <w:rFonts w:ascii="Arial" w:hAnsi="Arial" w:cs="Arial"/>
          <w:i/>
          <w:iCs/>
          <w:sz w:val="24"/>
          <w:szCs w:val="24"/>
        </w:rPr>
        <w:br/>
        <w:t xml:space="preserve">Disponível em: </w:t>
      </w:r>
      <w:hyperlink r:id="rId18" w:history="1">
        <w:r w:rsidR="007B014F" w:rsidRPr="008B3117">
          <w:rPr>
            <w:rStyle w:val="Hyperlink"/>
            <w:rFonts w:ascii="Arial" w:hAnsi="Arial" w:cs="Arial"/>
            <w:i/>
            <w:iCs/>
            <w:sz w:val="24"/>
            <w:szCs w:val="24"/>
          </w:rPr>
          <w:t>https://pubmed.ncbi.nlm.nih.gov/38353184/</w:t>
        </w:r>
      </w:hyperlink>
      <w:r w:rsidR="007B014F" w:rsidRPr="008B3117">
        <w:rPr>
          <w:rFonts w:ascii="Arial" w:hAnsi="Arial" w:cs="Arial"/>
          <w:i/>
          <w:iCs/>
          <w:sz w:val="24"/>
          <w:szCs w:val="24"/>
        </w:rPr>
        <w:t xml:space="preserve"> </w:t>
      </w:r>
      <w:r w:rsidRPr="008B3117">
        <w:rPr>
          <w:rFonts w:ascii="Arial" w:hAnsi="Arial" w:cs="Arial"/>
          <w:i/>
          <w:iCs/>
          <w:sz w:val="24"/>
          <w:szCs w:val="24"/>
        </w:rPr>
        <w:br/>
        <w:t>Acesso em: 30 de março de 2026</w:t>
      </w:r>
    </w:p>
    <w:p w14:paraId="1DA7048C" w14:textId="77777777" w:rsidR="00344329" w:rsidRPr="008B3117" w:rsidRDefault="00316746" w:rsidP="008B3117">
      <w:pPr>
        <w:spacing w:line="360" w:lineRule="auto"/>
        <w:jc w:val="both"/>
        <w:rPr>
          <w:rFonts w:ascii="Arial" w:hAnsi="Arial" w:cs="Arial"/>
          <w:sz w:val="24"/>
          <w:szCs w:val="24"/>
        </w:rPr>
      </w:pPr>
      <w:r w:rsidRPr="008B3117">
        <w:rPr>
          <w:rFonts w:ascii="Arial" w:hAnsi="Arial" w:cs="Arial"/>
          <w:sz w:val="24"/>
          <w:szCs w:val="24"/>
        </w:rPr>
        <w:t>Li et al. (2020) demonstraram que o estresse psicológico está associado a defeitos nas barreiras intestinal e hematoencefálica, mediados por alterações na microbiota intestinal.</w:t>
      </w:r>
    </w:p>
    <w:p w14:paraId="2B6636F1" w14:textId="60E0DF1A" w:rsidR="00344329" w:rsidRDefault="00316746" w:rsidP="008B3117">
      <w:pPr>
        <w:spacing w:line="360" w:lineRule="auto"/>
        <w:ind w:left="720"/>
        <w:jc w:val="both"/>
        <w:rPr>
          <w:rFonts w:ascii="Arial" w:hAnsi="Arial" w:cs="Arial"/>
          <w:i/>
          <w:iCs/>
          <w:sz w:val="24"/>
          <w:szCs w:val="24"/>
        </w:rPr>
      </w:pPr>
      <w:r w:rsidRPr="008B3117">
        <w:rPr>
          <w:rFonts w:ascii="Arial" w:hAnsi="Arial" w:cs="Arial"/>
          <w:i/>
          <w:iCs/>
          <w:sz w:val="24"/>
          <w:szCs w:val="24"/>
        </w:rPr>
        <w:t xml:space="preserve">Referência: Li, N. et al. </w:t>
      </w:r>
      <w:r w:rsidRPr="0068121B">
        <w:rPr>
          <w:rFonts w:ascii="Arial" w:hAnsi="Arial" w:cs="Arial"/>
          <w:i/>
          <w:iCs/>
          <w:sz w:val="24"/>
          <w:szCs w:val="24"/>
          <w:lang w:val="en-US"/>
        </w:rPr>
        <w:t xml:space="preserve">"Gut Microbiota Are Associated With Psychological Stress-Induced Defections in Intestinal and Blood–Brain Barriers." </w:t>
      </w:r>
      <w:r w:rsidRPr="008B3117">
        <w:rPr>
          <w:rFonts w:ascii="Arial" w:hAnsi="Arial" w:cs="Arial"/>
          <w:i/>
          <w:iCs/>
          <w:sz w:val="24"/>
          <w:szCs w:val="24"/>
        </w:rPr>
        <w:t>PMC, 2020.</w:t>
      </w:r>
      <w:r w:rsidRPr="008B3117">
        <w:rPr>
          <w:rFonts w:ascii="Arial" w:hAnsi="Arial" w:cs="Arial"/>
          <w:i/>
          <w:iCs/>
          <w:sz w:val="24"/>
          <w:szCs w:val="24"/>
        </w:rPr>
        <w:br/>
        <w:t xml:space="preserve">Disponível em: </w:t>
      </w:r>
      <w:hyperlink r:id="rId19" w:history="1">
        <w:r w:rsidR="007B014F" w:rsidRPr="008B3117">
          <w:rPr>
            <w:rStyle w:val="Hyperlink"/>
            <w:rFonts w:ascii="Arial" w:hAnsi="Arial" w:cs="Arial"/>
            <w:i/>
            <w:iCs/>
            <w:sz w:val="24"/>
            <w:szCs w:val="24"/>
          </w:rPr>
          <w:t>https://ncbi.nlm.nih.gov/pmc/articles/PMC6974438/</w:t>
        </w:r>
      </w:hyperlink>
      <w:r w:rsidR="007B014F" w:rsidRPr="008B3117">
        <w:rPr>
          <w:rFonts w:ascii="Arial" w:hAnsi="Arial" w:cs="Arial"/>
          <w:i/>
          <w:iCs/>
          <w:sz w:val="24"/>
          <w:szCs w:val="24"/>
        </w:rPr>
        <w:t xml:space="preserve"> </w:t>
      </w:r>
      <w:r w:rsidRPr="008B3117">
        <w:rPr>
          <w:rFonts w:ascii="Arial" w:hAnsi="Arial" w:cs="Arial"/>
          <w:i/>
          <w:iCs/>
          <w:sz w:val="24"/>
          <w:szCs w:val="24"/>
        </w:rPr>
        <w:br/>
        <w:t>Acesso em: 30 de março de 2026</w:t>
      </w:r>
    </w:p>
    <w:p w14:paraId="7AB68B4A" w14:textId="77777777" w:rsidR="00BB57E3" w:rsidRPr="00BB57E3" w:rsidRDefault="00BB57E3" w:rsidP="008B3117">
      <w:pPr>
        <w:spacing w:line="360" w:lineRule="auto"/>
        <w:ind w:left="720"/>
        <w:jc w:val="both"/>
        <w:rPr>
          <w:rFonts w:ascii="Arial" w:hAnsi="Arial" w:cs="Arial"/>
          <w:sz w:val="24"/>
          <w:szCs w:val="24"/>
        </w:rPr>
      </w:pPr>
    </w:p>
    <w:p w14:paraId="16032223" w14:textId="2FD6B6EB" w:rsidR="00BB57E3" w:rsidRPr="00BB57E3" w:rsidRDefault="00BB57E3" w:rsidP="00BB57E3">
      <w:pPr>
        <w:spacing w:line="360" w:lineRule="auto"/>
        <w:jc w:val="both"/>
        <w:rPr>
          <w:rFonts w:ascii="Arial" w:hAnsi="Arial" w:cs="Arial"/>
          <w:sz w:val="24"/>
          <w:szCs w:val="24"/>
        </w:rPr>
      </w:pPr>
      <w:r>
        <w:rPr>
          <w:rFonts w:ascii="Arial" w:hAnsi="Arial" w:cs="Arial"/>
          <w:sz w:val="24"/>
          <w:szCs w:val="24"/>
        </w:rPr>
        <w:t>7.3 A DISBIOSE INTESTINAL E A ALOPECIA</w:t>
      </w:r>
    </w:p>
    <w:p w14:paraId="122CC055" w14:textId="176FBDBD" w:rsidR="00344329" w:rsidRPr="008B3117" w:rsidRDefault="00316746" w:rsidP="00BB57E3">
      <w:pPr>
        <w:spacing w:line="360" w:lineRule="auto"/>
        <w:ind w:firstLine="708"/>
        <w:jc w:val="both"/>
        <w:rPr>
          <w:rFonts w:ascii="Arial" w:hAnsi="Arial" w:cs="Arial"/>
          <w:sz w:val="24"/>
          <w:szCs w:val="24"/>
        </w:rPr>
      </w:pPr>
      <w:r w:rsidRPr="008B3117">
        <w:rPr>
          <w:rFonts w:ascii="Arial" w:hAnsi="Arial" w:cs="Arial"/>
          <w:sz w:val="24"/>
          <w:szCs w:val="24"/>
        </w:rPr>
        <w:t xml:space="preserve">A disbiose intestinal foi documentada em pacientes com alopecia. Estudos revelam </w:t>
      </w:r>
      <w:r w:rsidRPr="00BB57E3">
        <w:rPr>
          <w:rFonts w:ascii="Arial" w:hAnsi="Arial" w:cs="Arial"/>
          <w:sz w:val="24"/>
          <w:szCs w:val="24"/>
        </w:rPr>
        <w:t>perda de riqueza microbiana e diminuição da diversidade taxonômica</w:t>
      </w:r>
      <w:r w:rsidRPr="008B3117">
        <w:rPr>
          <w:rFonts w:ascii="Arial" w:hAnsi="Arial" w:cs="Arial"/>
          <w:sz w:val="24"/>
          <w:szCs w:val="24"/>
        </w:rPr>
        <w:t xml:space="preserve"> em pacientes com alopecia </w:t>
      </w:r>
      <w:proofErr w:type="spellStart"/>
      <w:r w:rsidRPr="008B3117">
        <w:rPr>
          <w:rFonts w:ascii="Arial" w:hAnsi="Arial" w:cs="Arial"/>
          <w:sz w:val="24"/>
          <w:szCs w:val="24"/>
        </w:rPr>
        <w:t>areata</w:t>
      </w:r>
      <w:proofErr w:type="spellEnd"/>
      <w:r w:rsidRPr="008B3117">
        <w:rPr>
          <w:rFonts w:ascii="Arial" w:hAnsi="Arial" w:cs="Arial"/>
          <w:sz w:val="24"/>
          <w:szCs w:val="24"/>
        </w:rPr>
        <w:t xml:space="preserve"> comparados a controles saudáveis. A disbiose pode desestabilizar a tolerância imunológica ao afetar as células T reguladoras (</w:t>
      </w:r>
      <w:proofErr w:type="spellStart"/>
      <w:r w:rsidRPr="008B3117">
        <w:rPr>
          <w:rFonts w:ascii="Arial" w:hAnsi="Arial" w:cs="Arial"/>
          <w:sz w:val="24"/>
          <w:szCs w:val="24"/>
        </w:rPr>
        <w:t>Treg</w:t>
      </w:r>
      <w:proofErr w:type="spellEnd"/>
      <w:r w:rsidRPr="008B3117">
        <w:rPr>
          <w:rFonts w:ascii="Arial" w:hAnsi="Arial" w:cs="Arial"/>
          <w:sz w:val="24"/>
          <w:szCs w:val="24"/>
        </w:rPr>
        <w:t>), contribuindo para o colapso do privilégio imunológico folicular</w:t>
      </w:r>
      <w:r w:rsidR="00BB57E3">
        <w:rPr>
          <w:rFonts w:ascii="Arial" w:hAnsi="Arial" w:cs="Arial"/>
          <w:sz w:val="24"/>
          <w:szCs w:val="24"/>
        </w:rPr>
        <w:t xml:space="preserve"> </w:t>
      </w:r>
      <w:r w:rsidR="00BB57E3" w:rsidRPr="00BB57E3">
        <w:rPr>
          <w:rFonts w:ascii="Arial" w:hAnsi="Arial" w:cs="Arial"/>
          <w:sz w:val="24"/>
          <w:szCs w:val="24"/>
          <w:highlight w:val="yellow"/>
        </w:rPr>
        <w:t>(CITAÇÃO)</w:t>
      </w:r>
      <w:r w:rsidRPr="00BB57E3">
        <w:rPr>
          <w:rFonts w:ascii="Arial" w:hAnsi="Arial" w:cs="Arial"/>
          <w:sz w:val="24"/>
          <w:szCs w:val="24"/>
          <w:highlight w:val="yellow"/>
        </w:rPr>
        <w:t>.</w:t>
      </w:r>
    </w:p>
    <w:p w14:paraId="59DB3F0A" w14:textId="0A5E1314" w:rsidR="00344329" w:rsidRPr="008B3117" w:rsidRDefault="00316746" w:rsidP="008B3117">
      <w:pPr>
        <w:spacing w:line="360" w:lineRule="auto"/>
        <w:ind w:left="720"/>
        <w:jc w:val="both"/>
        <w:rPr>
          <w:rFonts w:ascii="Arial" w:hAnsi="Arial" w:cs="Arial"/>
          <w:sz w:val="24"/>
          <w:szCs w:val="24"/>
        </w:rPr>
      </w:pPr>
      <w:r w:rsidRPr="008B3117">
        <w:rPr>
          <w:rFonts w:ascii="Arial" w:hAnsi="Arial" w:cs="Arial"/>
          <w:i/>
          <w:iCs/>
          <w:sz w:val="24"/>
          <w:szCs w:val="24"/>
        </w:rPr>
        <w:t xml:space="preserve">Referência: Lu, J. et al. </w:t>
      </w:r>
      <w:r w:rsidRPr="0068121B">
        <w:rPr>
          <w:rFonts w:ascii="Arial" w:hAnsi="Arial" w:cs="Arial"/>
          <w:i/>
          <w:iCs/>
          <w:sz w:val="24"/>
          <w:szCs w:val="24"/>
          <w:lang w:val="en-US"/>
        </w:rPr>
        <w:t xml:space="preserve">"Gut microbiome, metabolome and alopecia areata." </w:t>
      </w:r>
      <w:proofErr w:type="spellStart"/>
      <w:r w:rsidRPr="008B3117">
        <w:rPr>
          <w:rFonts w:ascii="Arial" w:hAnsi="Arial" w:cs="Arial"/>
          <w:i/>
          <w:iCs/>
          <w:sz w:val="24"/>
          <w:szCs w:val="24"/>
        </w:rPr>
        <w:t>Frontiers</w:t>
      </w:r>
      <w:proofErr w:type="spellEnd"/>
      <w:r w:rsidRPr="008B3117">
        <w:rPr>
          <w:rFonts w:ascii="Arial" w:hAnsi="Arial" w:cs="Arial"/>
          <w:i/>
          <w:iCs/>
          <w:sz w:val="24"/>
          <w:szCs w:val="24"/>
        </w:rPr>
        <w:t xml:space="preserve"> in </w:t>
      </w:r>
      <w:proofErr w:type="spellStart"/>
      <w:r w:rsidRPr="008B3117">
        <w:rPr>
          <w:rFonts w:ascii="Arial" w:hAnsi="Arial" w:cs="Arial"/>
          <w:i/>
          <w:iCs/>
          <w:sz w:val="24"/>
          <w:szCs w:val="24"/>
        </w:rPr>
        <w:t>Microbiology</w:t>
      </w:r>
      <w:proofErr w:type="spellEnd"/>
      <w:r w:rsidRPr="008B3117">
        <w:rPr>
          <w:rFonts w:ascii="Arial" w:hAnsi="Arial" w:cs="Arial"/>
          <w:i/>
          <w:iCs/>
          <w:sz w:val="24"/>
          <w:szCs w:val="24"/>
        </w:rPr>
        <w:t>, v. 14, 2023.</w:t>
      </w:r>
      <w:r w:rsidRPr="008B3117">
        <w:rPr>
          <w:rFonts w:ascii="Arial" w:hAnsi="Arial" w:cs="Arial"/>
          <w:i/>
          <w:iCs/>
          <w:sz w:val="24"/>
          <w:szCs w:val="24"/>
        </w:rPr>
        <w:br/>
        <w:t xml:space="preserve">Disponível em: </w:t>
      </w:r>
      <w:hyperlink r:id="rId20" w:history="1">
        <w:r w:rsidR="007B014F" w:rsidRPr="008B3117">
          <w:rPr>
            <w:rStyle w:val="Hyperlink"/>
            <w:rFonts w:ascii="Arial" w:hAnsi="Arial" w:cs="Arial"/>
            <w:i/>
            <w:iCs/>
            <w:sz w:val="24"/>
            <w:szCs w:val="24"/>
          </w:rPr>
          <w:t>https://www.frontiersin.org/journals/microbiology/articles/10.3389/fmicb.2023.1</w:t>
        </w:r>
        <w:r w:rsidR="007B014F" w:rsidRPr="008B3117">
          <w:rPr>
            <w:rStyle w:val="Hyperlink"/>
            <w:rFonts w:ascii="Arial" w:hAnsi="Arial" w:cs="Arial"/>
            <w:i/>
            <w:iCs/>
            <w:sz w:val="24"/>
            <w:szCs w:val="24"/>
          </w:rPr>
          <w:lastRenderedPageBreak/>
          <w:t>281660/full</w:t>
        </w:r>
      </w:hyperlink>
      <w:r w:rsidR="007B014F" w:rsidRPr="008B3117">
        <w:rPr>
          <w:rFonts w:ascii="Arial" w:hAnsi="Arial" w:cs="Arial"/>
          <w:i/>
          <w:iCs/>
          <w:sz w:val="24"/>
          <w:szCs w:val="24"/>
        </w:rPr>
        <w:t xml:space="preserve"> </w:t>
      </w:r>
      <w:r w:rsidRPr="008B3117">
        <w:rPr>
          <w:rFonts w:ascii="Arial" w:hAnsi="Arial" w:cs="Arial"/>
          <w:i/>
          <w:iCs/>
          <w:sz w:val="24"/>
          <w:szCs w:val="24"/>
        </w:rPr>
        <w:br/>
        <w:t>Acesso em: 30 de março de 2026</w:t>
      </w:r>
    </w:p>
    <w:p w14:paraId="4B0E4B62" w14:textId="63730A5A" w:rsidR="00344329" w:rsidRPr="008B3117" w:rsidRDefault="00316746" w:rsidP="008B3117">
      <w:pPr>
        <w:spacing w:line="360" w:lineRule="auto"/>
        <w:ind w:left="720"/>
        <w:jc w:val="both"/>
        <w:rPr>
          <w:rFonts w:ascii="Arial" w:hAnsi="Arial" w:cs="Arial"/>
          <w:sz w:val="24"/>
          <w:szCs w:val="24"/>
        </w:rPr>
      </w:pPr>
      <w:proofErr w:type="spellStart"/>
      <w:r w:rsidRPr="0068121B">
        <w:rPr>
          <w:rFonts w:ascii="Arial" w:hAnsi="Arial" w:cs="Arial"/>
          <w:i/>
          <w:iCs/>
          <w:sz w:val="24"/>
          <w:szCs w:val="24"/>
          <w:lang w:val="en-US"/>
        </w:rPr>
        <w:t>Referência</w:t>
      </w:r>
      <w:proofErr w:type="spellEnd"/>
      <w:r w:rsidRPr="0068121B">
        <w:rPr>
          <w:rFonts w:ascii="Arial" w:hAnsi="Arial" w:cs="Arial"/>
          <w:i/>
          <w:iCs/>
          <w:sz w:val="24"/>
          <w:szCs w:val="24"/>
          <w:lang w:val="en-US"/>
        </w:rPr>
        <w:t xml:space="preserve">: "The Multi-Faceted Role of Gut Microbiota in Alopecia Areata." </w:t>
      </w:r>
      <w:proofErr w:type="spellStart"/>
      <w:r w:rsidRPr="008B3117">
        <w:rPr>
          <w:rFonts w:ascii="Arial" w:hAnsi="Arial" w:cs="Arial"/>
          <w:i/>
          <w:iCs/>
          <w:sz w:val="24"/>
          <w:szCs w:val="24"/>
        </w:rPr>
        <w:t>Biomedicines</w:t>
      </w:r>
      <w:proofErr w:type="spellEnd"/>
      <w:r w:rsidRPr="008B3117">
        <w:rPr>
          <w:rFonts w:ascii="Arial" w:hAnsi="Arial" w:cs="Arial"/>
          <w:i/>
          <w:iCs/>
          <w:sz w:val="24"/>
          <w:szCs w:val="24"/>
        </w:rPr>
        <w:t>, v. 13, n. 6, p. 1379, 2025.</w:t>
      </w:r>
      <w:r w:rsidRPr="008B3117">
        <w:rPr>
          <w:rFonts w:ascii="Arial" w:hAnsi="Arial" w:cs="Arial"/>
          <w:i/>
          <w:iCs/>
          <w:sz w:val="24"/>
          <w:szCs w:val="24"/>
        </w:rPr>
        <w:br/>
        <w:t xml:space="preserve">Disponível em: </w:t>
      </w:r>
      <w:hyperlink r:id="rId21" w:history="1">
        <w:r w:rsidR="007B014F" w:rsidRPr="008B3117">
          <w:rPr>
            <w:rStyle w:val="Hyperlink"/>
            <w:rFonts w:ascii="Arial" w:hAnsi="Arial" w:cs="Arial"/>
            <w:i/>
            <w:iCs/>
            <w:sz w:val="24"/>
            <w:szCs w:val="24"/>
          </w:rPr>
          <w:t>https://www.mdpi.com/2227-9059/13/6/1379</w:t>
        </w:r>
      </w:hyperlink>
      <w:r w:rsidR="007B014F" w:rsidRPr="008B3117">
        <w:rPr>
          <w:rFonts w:ascii="Arial" w:hAnsi="Arial" w:cs="Arial"/>
          <w:i/>
          <w:iCs/>
          <w:sz w:val="24"/>
          <w:szCs w:val="24"/>
        </w:rPr>
        <w:t xml:space="preserve"> </w:t>
      </w:r>
      <w:r w:rsidRPr="008B3117">
        <w:rPr>
          <w:rFonts w:ascii="Arial" w:hAnsi="Arial" w:cs="Arial"/>
          <w:i/>
          <w:iCs/>
          <w:sz w:val="24"/>
          <w:szCs w:val="24"/>
        </w:rPr>
        <w:br/>
        <w:t>Acesso em: 30 de março de 2026</w:t>
      </w:r>
    </w:p>
    <w:p w14:paraId="7E6EC5E4" w14:textId="4F610E56" w:rsidR="00344329" w:rsidRDefault="00316746" w:rsidP="008B3117">
      <w:pPr>
        <w:spacing w:line="360" w:lineRule="auto"/>
        <w:ind w:left="720"/>
        <w:jc w:val="both"/>
        <w:rPr>
          <w:rFonts w:ascii="Arial" w:hAnsi="Arial" w:cs="Arial"/>
          <w:i/>
          <w:iCs/>
          <w:sz w:val="24"/>
          <w:szCs w:val="24"/>
        </w:rPr>
      </w:pPr>
      <w:r w:rsidRPr="008B3117">
        <w:rPr>
          <w:rFonts w:ascii="Arial" w:hAnsi="Arial" w:cs="Arial"/>
          <w:i/>
          <w:iCs/>
          <w:sz w:val="24"/>
          <w:szCs w:val="24"/>
        </w:rPr>
        <w:t xml:space="preserve">Referência: Pinto, D. et al. </w:t>
      </w:r>
      <w:r w:rsidRPr="0068121B">
        <w:rPr>
          <w:rFonts w:ascii="Arial" w:hAnsi="Arial" w:cs="Arial"/>
          <w:i/>
          <w:iCs/>
          <w:sz w:val="24"/>
          <w:szCs w:val="24"/>
          <w:lang w:val="en-US"/>
        </w:rPr>
        <w:t xml:space="preserve">"What's New in the Pathophysiology of Alopecia Areata? </w:t>
      </w:r>
      <w:r w:rsidRPr="008B3117">
        <w:rPr>
          <w:rFonts w:ascii="Arial" w:hAnsi="Arial" w:cs="Arial"/>
          <w:i/>
          <w:iCs/>
          <w:sz w:val="24"/>
          <w:szCs w:val="24"/>
        </w:rPr>
        <w:t xml:space="preserve">The </w:t>
      </w:r>
      <w:proofErr w:type="spellStart"/>
      <w:r w:rsidRPr="008B3117">
        <w:rPr>
          <w:rFonts w:ascii="Arial" w:hAnsi="Arial" w:cs="Arial"/>
          <w:i/>
          <w:iCs/>
          <w:sz w:val="24"/>
          <w:szCs w:val="24"/>
        </w:rPr>
        <w:t>Possible</w:t>
      </w:r>
      <w:proofErr w:type="spellEnd"/>
      <w:r w:rsidRPr="008B3117">
        <w:rPr>
          <w:rFonts w:ascii="Arial" w:hAnsi="Arial" w:cs="Arial"/>
          <w:i/>
          <w:iCs/>
          <w:sz w:val="24"/>
          <w:szCs w:val="24"/>
        </w:rPr>
        <w:t xml:space="preserve"> </w:t>
      </w:r>
      <w:proofErr w:type="spellStart"/>
      <w:r w:rsidRPr="008B3117">
        <w:rPr>
          <w:rFonts w:ascii="Arial" w:hAnsi="Arial" w:cs="Arial"/>
          <w:i/>
          <w:iCs/>
          <w:sz w:val="24"/>
          <w:szCs w:val="24"/>
        </w:rPr>
        <w:t>Contribution</w:t>
      </w:r>
      <w:proofErr w:type="spellEnd"/>
      <w:r w:rsidRPr="008B3117">
        <w:rPr>
          <w:rFonts w:ascii="Arial" w:hAnsi="Arial" w:cs="Arial"/>
          <w:i/>
          <w:iCs/>
          <w:sz w:val="24"/>
          <w:szCs w:val="24"/>
        </w:rPr>
        <w:t xml:space="preserve"> </w:t>
      </w:r>
      <w:proofErr w:type="spellStart"/>
      <w:r w:rsidRPr="008B3117">
        <w:rPr>
          <w:rFonts w:ascii="Arial" w:hAnsi="Arial" w:cs="Arial"/>
          <w:i/>
          <w:iCs/>
          <w:sz w:val="24"/>
          <w:szCs w:val="24"/>
        </w:rPr>
        <w:t>of</w:t>
      </w:r>
      <w:proofErr w:type="spellEnd"/>
      <w:r w:rsidRPr="008B3117">
        <w:rPr>
          <w:rFonts w:ascii="Arial" w:hAnsi="Arial" w:cs="Arial"/>
          <w:i/>
          <w:iCs/>
          <w:sz w:val="24"/>
          <w:szCs w:val="24"/>
        </w:rPr>
        <w:t xml:space="preserve"> </w:t>
      </w:r>
      <w:proofErr w:type="spellStart"/>
      <w:r w:rsidRPr="008B3117">
        <w:rPr>
          <w:rFonts w:ascii="Arial" w:hAnsi="Arial" w:cs="Arial"/>
          <w:i/>
          <w:iCs/>
          <w:sz w:val="24"/>
          <w:szCs w:val="24"/>
        </w:rPr>
        <w:t>Skin</w:t>
      </w:r>
      <w:proofErr w:type="spellEnd"/>
      <w:r w:rsidRPr="008B3117">
        <w:rPr>
          <w:rFonts w:ascii="Arial" w:hAnsi="Arial" w:cs="Arial"/>
          <w:i/>
          <w:iCs/>
          <w:sz w:val="24"/>
          <w:szCs w:val="24"/>
        </w:rPr>
        <w:t xml:space="preserve"> </w:t>
      </w:r>
      <w:proofErr w:type="spellStart"/>
      <w:r w:rsidRPr="008B3117">
        <w:rPr>
          <w:rFonts w:ascii="Arial" w:hAnsi="Arial" w:cs="Arial"/>
          <w:i/>
          <w:iCs/>
          <w:sz w:val="24"/>
          <w:szCs w:val="24"/>
        </w:rPr>
        <w:t>and</w:t>
      </w:r>
      <w:proofErr w:type="spellEnd"/>
      <w:r w:rsidRPr="008B3117">
        <w:rPr>
          <w:rFonts w:ascii="Arial" w:hAnsi="Arial" w:cs="Arial"/>
          <w:i/>
          <w:iCs/>
          <w:sz w:val="24"/>
          <w:szCs w:val="24"/>
        </w:rPr>
        <w:t xml:space="preserve"> </w:t>
      </w:r>
      <w:proofErr w:type="spellStart"/>
      <w:r w:rsidRPr="008B3117">
        <w:rPr>
          <w:rFonts w:ascii="Arial" w:hAnsi="Arial" w:cs="Arial"/>
          <w:i/>
          <w:iCs/>
          <w:sz w:val="24"/>
          <w:szCs w:val="24"/>
        </w:rPr>
        <w:t>Gut</w:t>
      </w:r>
      <w:proofErr w:type="spellEnd"/>
      <w:r w:rsidRPr="008B3117">
        <w:rPr>
          <w:rFonts w:ascii="Arial" w:hAnsi="Arial" w:cs="Arial"/>
          <w:i/>
          <w:iCs/>
          <w:sz w:val="24"/>
          <w:szCs w:val="24"/>
        </w:rPr>
        <w:t xml:space="preserve"> </w:t>
      </w:r>
      <w:proofErr w:type="spellStart"/>
      <w:r w:rsidRPr="008B3117">
        <w:rPr>
          <w:rFonts w:ascii="Arial" w:hAnsi="Arial" w:cs="Arial"/>
          <w:i/>
          <w:iCs/>
          <w:sz w:val="24"/>
          <w:szCs w:val="24"/>
        </w:rPr>
        <w:t>Microbiome</w:t>
      </w:r>
      <w:proofErr w:type="spellEnd"/>
      <w:r w:rsidRPr="008B3117">
        <w:rPr>
          <w:rFonts w:ascii="Arial" w:hAnsi="Arial" w:cs="Arial"/>
          <w:i/>
          <w:iCs/>
          <w:sz w:val="24"/>
          <w:szCs w:val="24"/>
        </w:rPr>
        <w:t>." PMC, 2019.</w:t>
      </w:r>
      <w:r w:rsidRPr="008B3117">
        <w:rPr>
          <w:rFonts w:ascii="Arial" w:hAnsi="Arial" w:cs="Arial"/>
          <w:i/>
          <w:iCs/>
          <w:sz w:val="24"/>
          <w:szCs w:val="24"/>
        </w:rPr>
        <w:br/>
        <w:t xml:space="preserve">Disponível em: </w:t>
      </w:r>
      <w:hyperlink r:id="rId22" w:history="1">
        <w:r w:rsidR="007B014F" w:rsidRPr="008B3117">
          <w:rPr>
            <w:rStyle w:val="Hyperlink"/>
            <w:rFonts w:ascii="Arial" w:hAnsi="Arial" w:cs="Arial"/>
            <w:i/>
            <w:iCs/>
            <w:sz w:val="24"/>
            <w:szCs w:val="24"/>
          </w:rPr>
          <w:t>https://ncbi.nlm.nih.gov/pmc/articles/PMC6830027/</w:t>
        </w:r>
      </w:hyperlink>
      <w:r w:rsidR="007B014F" w:rsidRPr="008B3117">
        <w:rPr>
          <w:rFonts w:ascii="Arial" w:hAnsi="Arial" w:cs="Arial"/>
          <w:i/>
          <w:iCs/>
          <w:sz w:val="24"/>
          <w:szCs w:val="24"/>
        </w:rPr>
        <w:t xml:space="preserve"> </w:t>
      </w:r>
      <w:r w:rsidRPr="008B3117">
        <w:rPr>
          <w:rFonts w:ascii="Arial" w:hAnsi="Arial" w:cs="Arial"/>
          <w:i/>
          <w:iCs/>
          <w:sz w:val="24"/>
          <w:szCs w:val="24"/>
        </w:rPr>
        <w:br/>
        <w:t>Acesso em: 30 de março de 2026</w:t>
      </w:r>
    </w:p>
    <w:p w14:paraId="7AAAAD1E" w14:textId="7D137D0A" w:rsidR="00344329" w:rsidRPr="008B3117" w:rsidRDefault="00BB57E3" w:rsidP="009C6551">
      <w:pPr>
        <w:spacing w:line="360" w:lineRule="auto"/>
        <w:jc w:val="both"/>
        <w:rPr>
          <w:rFonts w:ascii="Arial" w:hAnsi="Arial" w:cs="Arial"/>
          <w:sz w:val="24"/>
          <w:szCs w:val="24"/>
        </w:rPr>
      </w:pPr>
      <w:r w:rsidRPr="00BB57E3">
        <w:rPr>
          <w:rFonts w:ascii="Arial" w:hAnsi="Arial" w:cs="Arial"/>
          <w:sz w:val="24"/>
          <w:szCs w:val="24"/>
        </w:rPr>
        <w:t xml:space="preserve">7.4 </w:t>
      </w:r>
      <w:r>
        <w:rPr>
          <w:rFonts w:ascii="Arial" w:hAnsi="Arial" w:cs="Arial"/>
          <w:sz w:val="24"/>
          <w:szCs w:val="24"/>
        </w:rPr>
        <w:t>OS NEUROPEPTIDEOS E A BIOLOGIA DO FOLICULO CAPILAR</w:t>
      </w:r>
    </w:p>
    <w:p w14:paraId="00C04A51" w14:textId="77777777" w:rsidR="00344329" w:rsidRPr="009C6551" w:rsidRDefault="00316746" w:rsidP="009C6551">
      <w:pPr>
        <w:spacing w:line="360" w:lineRule="auto"/>
        <w:ind w:firstLine="708"/>
        <w:jc w:val="both"/>
        <w:rPr>
          <w:rFonts w:ascii="Arial" w:hAnsi="Arial" w:cs="Arial"/>
          <w:sz w:val="24"/>
          <w:szCs w:val="24"/>
        </w:rPr>
      </w:pPr>
      <w:r w:rsidRPr="009C6551">
        <w:rPr>
          <w:rFonts w:ascii="Arial" w:hAnsi="Arial" w:cs="Arial"/>
          <w:sz w:val="24"/>
          <w:szCs w:val="24"/>
        </w:rPr>
        <w:t>Peters et al. demonstraram a existência de um eixo cérebro-folículo capilar ("</w:t>
      </w:r>
      <w:proofErr w:type="spellStart"/>
      <w:r w:rsidRPr="009C6551">
        <w:rPr>
          <w:rFonts w:ascii="Arial" w:hAnsi="Arial" w:cs="Arial"/>
          <w:sz w:val="24"/>
          <w:szCs w:val="24"/>
        </w:rPr>
        <w:t>brain-hair</w:t>
      </w:r>
      <w:proofErr w:type="spellEnd"/>
      <w:r w:rsidRPr="009C6551">
        <w:rPr>
          <w:rFonts w:ascii="Arial" w:hAnsi="Arial" w:cs="Arial"/>
          <w:sz w:val="24"/>
          <w:szCs w:val="24"/>
        </w:rPr>
        <w:t xml:space="preserve"> </w:t>
      </w:r>
      <w:proofErr w:type="spellStart"/>
      <w:r w:rsidRPr="009C6551">
        <w:rPr>
          <w:rFonts w:ascii="Arial" w:hAnsi="Arial" w:cs="Arial"/>
          <w:sz w:val="24"/>
          <w:szCs w:val="24"/>
        </w:rPr>
        <w:t>follicle</w:t>
      </w:r>
      <w:proofErr w:type="spellEnd"/>
      <w:r w:rsidRPr="009C6551">
        <w:rPr>
          <w:rFonts w:ascii="Arial" w:hAnsi="Arial" w:cs="Arial"/>
          <w:sz w:val="24"/>
          <w:szCs w:val="24"/>
        </w:rPr>
        <w:t xml:space="preserve"> </w:t>
      </w:r>
      <w:proofErr w:type="spellStart"/>
      <w:r w:rsidRPr="009C6551">
        <w:rPr>
          <w:rFonts w:ascii="Arial" w:hAnsi="Arial" w:cs="Arial"/>
          <w:sz w:val="24"/>
          <w:szCs w:val="24"/>
        </w:rPr>
        <w:t>axis</w:t>
      </w:r>
      <w:proofErr w:type="spellEnd"/>
      <w:r w:rsidRPr="009C6551">
        <w:rPr>
          <w:rFonts w:ascii="Arial" w:hAnsi="Arial" w:cs="Arial"/>
          <w:sz w:val="24"/>
          <w:szCs w:val="24"/>
        </w:rPr>
        <w:t xml:space="preserve">"), através do qual o estresse psicológico impacta diretamente o crescimento capilar. A substância P — neuropeptídeo liberado em situações de estresse — inibe a proliferação de queratinócitos, aumenta a apoptose nos folículos em fase telógena e promove morfologia </w:t>
      </w:r>
      <w:proofErr w:type="spellStart"/>
      <w:r w:rsidRPr="009C6551">
        <w:rPr>
          <w:rFonts w:ascii="Arial" w:hAnsi="Arial" w:cs="Arial"/>
          <w:sz w:val="24"/>
          <w:szCs w:val="24"/>
        </w:rPr>
        <w:t>catágena</w:t>
      </w:r>
      <w:proofErr w:type="spellEnd"/>
      <w:r w:rsidRPr="009C6551">
        <w:rPr>
          <w:rFonts w:ascii="Arial" w:hAnsi="Arial" w:cs="Arial"/>
          <w:sz w:val="24"/>
          <w:szCs w:val="24"/>
        </w:rPr>
        <w:t xml:space="preserve"> (fase de transição/queda). O estresse crônico aumenta a expressão da substância P nas fibras nervosas cutâneas periféricas e ativa os mastócitos, prolongando a fase telógena e atrasando a entrada na fase anágena.</w:t>
      </w:r>
    </w:p>
    <w:p w14:paraId="6BEFC6FC" w14:textId="1086897B" w:rsidR="00344329" w:rsidRPr="008B3117" w:rsidRDefault="00316746" w:rsidP="008B3117">
      <w:pPr>
        <w:spacing w:line="360" w:lineRule="auto"/>
        <w:ind w:left="720"/>
        <w:jc w:val="both"/>
        <w:rPr>
          <w:rFonts w:ascii="Arial" w:hAnsi="Arial" w:cs="Arial"/>
          <w:sz w:val="24"/>
          <w:szCs w:val="24"/>
        </w:rPr>
      </w:pPr>
      <w:r w:rsidRPr="008B3117">
        <w:rPr>
          <w:rFonts w:ascii="Arial" w:hAnsi="Arial" w:cs="Arial"/>
          <w:i/>
          <w:iCs/>
          <w:sz w:val="24"/>
          <w:szCs w:val="24"/>
        </w:rPr>
        <w:t xml:space="preserve">Referência: Peters, E.M.J. et al. </w:t>
      </w:r>
      <w:r w:rsidRPr="0068121B">
        <w:rPr>
          <w:rFonts w:ascii="Arial" w:hAnsi="Arial" w:cs="Arial"/>
          <w:i/>
          <w:iCs/>
          <w:sz w:val="24"/>
          <w:szCs w:val="24"/>
          <w:lang w:val="en-US"/>
        </w:rPr>
        <w:t xml:space="preserve">"Probing the Effects of Stress Mediators on the Human Hair Follicle: Substance P Holds Central Position." </w:t>
      </w:r>
      <w:r w:rsidRPr="008B3117">
        <w:rPr>
          <w:rFonts w:ascii="Arial" w:hAnsi="Arial" w:cs="Arial"/>
          <w:i/>
          <w:iCs/>
          <w:sz w:val="24"/>
          <w:szCs w:val="24"/>
        </w:rPr>
        <w:t xml:space="preserve">American </w:t>
      </w:r>
      <w:proofErr w:type="spellStart"/>
      <w:r w:rsidRPr="008B3117">
        <w:rPr>
          <w:rFonts w:ascii="Arial" w:hAnsi="Arial" w:cs="Arial"/>
          <w:i/>
          <w:iCs/>
          <w:sz w:val="24"/>
          <w:szCs w:val="24"/>
        </w:rPr>
        <w:t>Journal</w:t>
      </w:r>
      <w:proofErr w:type="spellEnd"/>
      <w:r w:rsidRPr="008B3117">
        <w:rPr>
          <w:rFonts w:ascii="Arial" w:hAnsi="Arial" w:cs="Arial"/>
          <w:i/>
          <w:iCs/>
          <w:sz w:val="24"/>
          <w:szCs w:val="24"/>
        </w:rPr>
        <w:t xml:space="preserve"> </w:t>
      </w:r>
      <w:proofErr w:type="spellStart"/>
      <w:r w:rsidRPr="008B3117">
        <w:rPr>
          <w:rFonts w:ascii="Arial" w:hAnsi="Arial" w:cs="Arial"/>
          <w:i/>
          <w:iCs/>
          <w:sz w:val="24"/>
          <w:szCs w:val="24"/>
        </w:rPr>
        <w:t>of</w:t>
      </w:r>
      <w:proofErr w:type="spellEnd"/>
      <w:r w:rsidRPr="008B3117">
        <w:rPr>
          <w:rFonts w:ascii="Arial" w:hAnsi="Arial" w:cs="Arial"/>
          <w:i/>
          <w:iCs/>
          <w:sz w:val="24"/>
          <w:szCs w:val="24"/>
        </w:rPr>
        <w:t xml:space="preserve"> </w:t>
      </w:r>
      <w:proofErr w:type="spellStart"/>
      <w:r w:rsidRPr="008B3117">
        <w:rPr>
          <w:rFonts w:ascii="Arial" w:hAnsi="Arial" w:cs="Arial"/>
          <w:i/>
          <w:iCs/>
          <w:sz w:val="24"/>
          <w:szCs w:val="24"/>
        </w:rPr>
        <w:t>Pathology</w:t>
      </w:r>
      <w:proofErr w:type="spellEnd"/>
      <w:r w:rsidRPr="008B3117">
        <w:rPr>
          <w:rFonts w:ascii="Arial" w:hAnsi="Arial" w:cs="Arial"/>
          <w:i/>
          <w:iCs/>
          <w:sz w:val="24"/>
          <w:szCs w:val="24"/>
        </w:rPr>
        <w:t>, 2007.</w:t>
      </w:r>
      <w:r w:rsidRPr="008B3117">
        <w:rPr>
          <w:rFonts w:ascii="Arial" w:hAnsi="Arial" w:cs="Arial"/>
          <w:i/>
          <w:iCs/>
          <w:sz w:val="24"/>
          <w:szCs w:val="24"/>
        </w:rPr>
        <w:br/>
        <w:t xml:space="preserve">Disponível em: </w:t>
      </w:r>
      <w:hyperlink r:id="rId23" w:history="1">
        <w:r w:rsidR="007B014F" w:rsidRPr="008B3117">
          <w:rPr>
            <w:rStyle w:val="Hyperlink"/>
            <w:rFonts w:ascii="Arial" w:hAnsi="Arial" w:cs="Arial"/>
            <w:i/>
            <w:iCs/>
            <w:sz w:val="24"/>
            <w:szCs w:val="24"/>
          </w:rPr>
          <w:t>https://www.sciencedirect.com/science/article/abs/pii/S0002944010624480</w:t>
        </w:r>
      </w:hyperlink>
      <w:r w:rsidR="007B014F" w:rsidRPr="008B3117">
        <w:rPr>
          <w:rFonts w:ascii="Arial" w:hAnsi="Arial" w:cs="Arial"/>
          <w:i/>
          <w:iCs/>
          <w:sz w:val="24"/>
          <w:szCs w:val="24"/>
        </w:rPr>
        <w:t xml:space="preserve"> </w:t>
      </w:r>
      <w:r w:rsidRPr="008B3117">
        <w:rPr>
          <w:rFonts w:ascii="Arial" w:hAnsi="Arial" w:cs="Arial"/>
          <w:i/>
          <w:iCs/>
          <w:sz w:val="24"/>
          <w:szCs w:val="24"/>
        </w:rPr>
        <w:br/>
        <w:t>Acesso em: 30 de março de 2026</w:t>
      </w:r>
    </w:p>
    <w:p w14:paraId="68B1AF47" w14:textId="1454E716" w:rsidR="00344329" w:rsidRPr="008B3117" w:rsidRDefault="00316746" w:rsidP="008B3117">
      <w:pPr>
        <w:spacing w:line="360" w:lineRule="auto"/>
        <w:ind w:left="720"/>
        <w:jc w:val="both"/>
        <w:rPr>
          <w:rFonts w:ascii="Arial" w:hAnsi="Arial" w:cs="Arial"/>
          <w:sz w:val="24"/>
          <w:szCs w:val="24"/>
        </w:rPr>
      </w:pPr>
      <w:r w:rsidRPr="008B3117">
        <w:rPr>
          <w:rFonts w:ascii="Arial" w:hAnsi="Arial" w:cs="Arial"/>
          <w:i/>
          <w:iCs/>
          <w:sz w:val="24"/>
          <w:szCs w:val="24"/>
        </w:rPr>
        <w:t xml:space="preserve">Referência: Peters, E.M.J. et al. </w:t>
      </w:r>
      <w:r w:rsidRPr="0068121B">
        <w:rPr>
          <w:rFonts w:ascii="Arial" w:hAnsi="Arial" w:cs="Arial"/>
          <w:i/>
          <w:iCs/>
          <w:sz w:val="24"/>
          <w:szCs w:val="24"/>
          <w:lang w:val="en-US"/>
        </w:rPr>
        <w:t>"Indications for a brain-hair follicle axis: inhibition of keratinocyte proliferation and up-regulation of keratinocyte apoptosis in telogen hair follicles by stress and substance P." The FASEB Journal, 2001.</w:t>
      </w:r>
      <w:r w:rsidRPr="0068121B">
        <w:rPr>
          <w:rFonts w:ascii="Arial" w:hAnsi="Arial" w:cs="Arial"/>
          <w:i/>
          <w:iCs/>
          <w:sz w:val="24"/>
          <w:szCs w:val="24"/>
          <w:lang w:val="en-US"/>
        </w:rPr>
        <w:br/>
      </w:r>
      <w:r w:rsidRPr="008B3117">
        <w:rPr>
          <w:rFonts w:ascii="Arial" w:hAnsi="Arial" w:cs="Arial"/>
          <w:i/>
          <w:iCs/>
          <w:sz w:val="24"/>
          <w:szCs w:val="24"/>
        </w:rPr>
        <w:t xml:space="preserve">Disponível em: </w:t>
      </w:r>
      <w:hyperlink r:id="rId24" w:history="1">
        <w:r w:rsidR="007B014F" w:rsidRPr="008B3117">
          <w:rPr>
            <w:rStyle w:val="Hyperlink"/>
            <w:rFonts w:ascii="Arial" w:hAnsi="Arial" w:cs="Arial"/>
            <w:i/>
            <w:iCs/>
            <w:sz w:val="24"/>
            <w:szCs w:val="24"/>
          </w:rPr>
          <w:t>https://pubmed.ncbi.nlm.nih.gov/11641256/</w:t>
        </w:r>
      </w:hyperlink>
      <w:r w:rsidR="007B014F" w:rsidRPr="008B3117">
        <w:rPr>
          <w:rFonts w:ascii="Arial" w:hAnsi="Arial" w:cs="Arial"/>
          <w:i/>
          <w:iCs/>
          <w:sz w:val="24"/>
          <w:szCs w:val="24"/>
        </w:rPr>
        <w:t xml:space="preserve"> </w:t>
      </w:r>
      <w:r w:rsidRPr="008B3117">
        <w:rPr>
          <w:rFonts w:ascii="Arial" w:hAnsi="Arial" w:cs="Arial"/>
          <w:i/>
          <w:iCs/>
          <w:sz w:val="24"/>
          <w:szCs w:val="24"/>
        </w:rPr>
        <w:br/>
        <w:t>Acesso em: 30 de março de 2026</w:t>
      </w:r>
    </w:p>
    <w:p w14:paraId="039E143C" w14:textId="4250C417" w:rsidR="00344329" w:rsidRDefault="00316746" w:rsidP="008B3117">
      <w:pPr>
        <w:spacing w:line="360" w:lineRule="auto"/>
        <w:ind w:left="720"/>
        <w:jc w:val="both"/>
        <w:rPr>
          <w:rFonts w:ascii="Arial" w:hAnsi="Arial" w:cs="Arial"/>
          <w:i/>
          <w:iCs/>
          <w:sz w:val="24"/>
          <w:szCs w:val="24"/>
        </w:rPr>
      </w:pPr>
      <w:r w:rsidRPr="008B3117">
        <w:rPr>
          <w:rFonts w:ascii="Arial" w:hAnsi="Arial" w:cs="Arial"/>
          <w:i/>
          <w:iCs/>
          <w:sz w:val="24"/>
          <w:szCs w:val="24"/>
        </w:rPr>
        <w:t xml:space="preserve">Referência: Peters, E.M.J. et al. </w:t>
      </w:r>
      <w:r w:rsidRPr="0068121B">
        <w:rPr>
          <w:rFonts w:ascii="Arial" w:hAnsi="Arial" w:cs="Arial"/>
          <w:i/>
          <w:iCs/>
          <w:sz w:val="24"/>
          <w:szCs w:val="24"/>
          <w:lang w:val="en-US"/>
        </w:rPr>
        <w:t xml:space="preserve">"Neurogenic Inflammation in Stress-Induced Termination of Murine Hair Growth Is Promoted by Nerve Growth Factor." </w:t>
      </w:r>
      <w:r w:rsidRPr="008B3117">
        <w:rPr>
          <w:rFonts w:ascii="Arial" w:hAnsi="Arial" w:cs="Arial"/>
          <w:i/>
          <w:iCs/>
          <w:sz w:val="24"/>
          <w:szCs w:val="24"/>
        </w:rPr>
        <w:t>PMC, 2006.</w:t>
      </w:r>
      <w:r w:rsidRPr="008B3117">
        <w:rPr>
          <w:rFonts w:ascii="Arial" w:hAnsi="Arial" w:cs="Arial"/>
          <w:i/>
          <w:iCs/>
          <w:sz w:val="24"/>
          <w:szCs w:val="24"/>
        </w:rPr>
        <w:br/>
      </w:r>
      <w:r w:rsidRPr="008B3117">
        <w:rPr>
          <w:rFonts w:ascii="Arial" w:hAnsi="Arial" w:cs="Arial"/>
          <w:i/>
          <w:iCs/>
          <w:sz w:val="24"/>
          <w:szCs w:val="24"/>
        </w:rPr>
        <w:lastRenderedPageBreak/>
        <w:t xml:space="preserve">Disponível em: </w:t>
      </w:r>
      <w:hyperlink r:id="rId25" w:history="1">
        <w:r w:rsidR="007B014F" w:rsidRPr="008B3117">
          <w:rPr>
            <w:rStyle w:val="Hyperlink"/>
            <w:rFonts w:ascii="Arial" w:hAnsi="Arial" w:cs="Arial"/>
            <w:i/>
            <w:iCs/>
            <w:sz w:val="24"/>
            <w:szCs w:val="24"/>
          </w:rPr>
          <w:t>https://ncbi.nlm.nih.gov/pmc/articles/PMC1618553/</w:t>
        </w:r>
      </w:hyperlink>
      <w:r w:rsidR="007B014F" w:rsidRPr="008B3117">
        <w:rPr>
          <w:rFonts w:ascii="Arial" w:hAnsi="Arial" w:cs="Arial"/>
          <w:i/>
          <w:iCs/>
          <w:sz w:val="24"/>
          <w:szCs w:val="24"/>
        </w:rPr>
        <w:t xml:space="preserve"> </w:t>
      </w:r>
      <w:r w:rsidRPr="008B3117">
        <w:rPr>
          <w:rFonts w:ascii="Arial" w:hAnsi="Arial" w:cs="Arial"/>
          <w:i/>
          <w:iCs/>
          <w:sz w:val="24"/>
          <w:szCs w:val="24"/>
        </w:rPr>
        <w:br/>
        <w:t>Acesso em: 30 de março de 2026.</w:t>
      </w:r>
    </w:p>
    <w:p w14:paraId="34D94D80" w14:textId="0DBD2F4F" w:rsidR="00213FA0" w:rsidRPr="00213FA0" w:rsidRDefault="00213FA0" w:rsidP="00213FA0">
      <w:pPr>
        <w:spacing w:line="360" w:lineRule="auto"/>
        <w:jc w:val="both"/>
        <w:rPr>
          <w:rFonts w:ascii="Arial" w:hAnsi="Arial" w:cs="Arial"/>
          <w:sz w:val="24"/>
          <w:szCs w:val="24"/>
        </w:rPr>
      </w:pPr>
      <w:r>
        <w:rPr>
          <w:rFonts w:ascii="Arial" w:hAnsi="Arial" w:cs="Arial"/>
          <w:sz w:val="24"/>
          <w:szCs w:val="24"/>
        </w:rPr>
        <w:t>7.5 DEFICIENCIAS NUTRICIONAIS E SAUDE CAPILAR</w:t>
      </w:r>
    </w:p>
    <w:p w14:paraId="1F4910D3" w14:textId="1FE16010" w:rsidR="00344329" w:rsidRPr="008B3117" w:rsidRDefault="00316746" w:rsidP="00213FA0">
      <w:pPr>
        <w:spacing w:line="360" w:lineRule="auto"/>
        <w:ind w:firstLine="708"/>
        <w:jc w:val="both"/>
        <w:rPr>
          <w:rFonts w:ascii="Arial" w:hAnsi="Arial" w:cs="Arial"/>
          <w:sz w:val="24"/>
          <w:szCs w:val="24"/>
        </w:rPr>
      </w:pPr>
      <w:proofErr w:type="spellStart"/>
      <w:r w:rsidRPr="008B3117">
        <w:rPr>
          <w:rFonts w:ascii="Arial" w:hAnsi="Arial" w:cs="Arial"/>
          <w:sz w:val="24"/>
          <w:szCs w:val="24"/>
        </w:rPr>
        <w:t>Guo</w:t>
      </w:r>
      <w:proofErr w:type="spellEnd"/>
      <w:r w:rsidRPr="008B3117">
        <w:rPr>
          <w:rFonts w:ascii="Arial" w:hAnsi="Arial" w:cs="Arial"/>
          <w:sz w:val="24"/>
          <w:szCs w:val="24"/>
        </w:rPr>
        <w:t xml:space="preserve"> e </w:t>
      </w:r>
      <w:proofErr w:type="spellStart"/>
      <w:r w:rsidRPr="008B3117">
        <w:rPr>
          <w:rFonts w:ascii="Arial" w:hAnsi="Arial" w:cs="Arial"/>
          <w:sz w:val="24"/>
          <w:szCs w:val="24"/>
        </w:rPr>
        <w:t>Katta</w:t>
      </w:r>
      <w:proofErr w:type="spellEnd"/>
      <w:r w:rsidRPr="008B3117">
        <w:rPr>
          <w:rFonts w:ascii="Arial" w:hAnsi="Arial" w:cs="Arial"/>
          <w:sz w:val="24"/>
          <w:szCs w:val="24"/>
        </w:rPr>
        <w:t xml:space="preserve"> (2017) realizaram revisão abrangente sobre a relação entre dieta, deficiência de nutrientes e queda capilar, abordando as relações com eflúvio telógeno, alopecia androgenética, alopecia </w:t>
      </w:r>
      <w:proofErr w:type="spellStart"/>
      <w:r w:rsidRPr="008B3117">
        <w:rPr>
          <w:rFonts w:ascii="Arial" w:hAnsi="Arial" w:cs="Arial"/>
          <w:sz w:val="24"/>
          <w:szCs w:val="24"/>
        </w:rPr>
        <w:t>areata</w:t>
      </w:r>
      <w:proofErr w:type="spellEnd"/>
      <w:r w:rsidRPr="008B3117">
        <w:rPr>
          <w:rFonts w:ascii="Arial" w:hAnsi="Arial" w:cs="Arial"/>
          <w:sz w:val="24"/>
          <w:szCs w:val="24"/>
        </w:rPr>
        <w:t xml:space="preserve"> e padrão feminino de perda capilar. Os nutrientes avaliados incluem ferro, zinco, niacina, ácidos graxos, selênio e vitaminas </w:t>
      </w:r>
      <w:r w:rsidR="00213FA0" w:rsidRPr="008B3117">
        <w:rPr>
          <w:rFonts w:ascii="Arial" w:hAnsi="Arial" w:cs="Arial"/>
          <w:sz w:val="24"/>
          <w:szCs w:val="24"/>
        </w:rPr>
        <w:t xml:space="preserve">A D e </w:t>
      </w:r>
      <w:proofErr w:type="spellStart"/>
      <w:r w:rsidR="00213FA0" w:rsidRPr="008B3117">
        <w:rPr>
          <w:rFonts w:ascii="Arial" w:hAnsi="Arial" w:cs="Arial"/>
          <w:sz w:val="24"/>
          <w:szCs w:val="24"/>
        </w:rPr>
        <w:t>E</w:t>
      </w:r>
      <w:proofErr w:type="spellEnd"/>
      <w:r w:rsidR="00213FA0" w:rsidRPr="008B3117">
        <w:rPr>
          <w:rFonts w:ascii="Arial" w:hAnsi="Arial" w:cs="Arial"/>
          <w:sz w:val="24"/>
          <w:szCs w:val="24"/>
        </w:rPr>
        <w:t>.</w:t>
      </w:r>
    </w:p>
    <w:p w14:paraId="5117287F" w14:textId="68CECE1E" w:rsidR="00344329" w:rsidRDefault="00316746" w:rsidP="008B3117">
      <w:pPr>
        <w:spacing w:line="360" w:lineRule="auto"/>
        <w:ind w:left="720"/>
        <w:jc w:val="both"/>
        <w:rPr>
          <w:rFonts w:ascii="Arial" w:hAnsi="Arial" w:cs="Arial"/>
          <w:i/>
          <w:iCs/>
          <w:sz w:val="24"/>
          <w:szCs w:val="24"/>
        </w:rPr>
      </w:pPr>
      <w:proofErr w:type="spellStart"/>
      <w:r w:rsidRPr="0068121B">
        <w:rPr>
          <w:rFonts w:ascii="Arial" w:hAnsi="Arial" w:cs="Arial"/>
          <w:i/>
          <w:iCs/>
          <w:sz w:val="24"/>
          <w:szCs w:val="24"/>
          <w:lang w:val="en-US"/>
        </w:rPr>
        <w:t>Referência</w:t>
      </w:r>
      <w:proofErr w:type="spellEnd"/>
      <w:r w:rsidRPr="0068121B">
        <w:rPr>
          <w:rFonts w:ascii="Arial" w:hAnsi="Arial" w:cs="Arial"/>
          <w:i/>
          <w:iCs/>
          <w:sz w:val="24"/>
          <w:szCs w:val="24"/>
          <w:lang w:val="en-US"/>
        </w:rPr>
        <w:t xml:space="preserve">: Guo, E.L.; Katta, R. "Diet and hair loss: effects of nutrient deficiency and supplement use." </w:t>
      </w:r>
      <w:proofErr w:type="spellStart"/>
      <w:r w:rsidRPr="008B3117">
        <w:rPr>
          <w:rFonts w:ascii="Arial" w:hAnsi="Arial" w:cs="Arial"/>
          <w:i/>
          <w:iCs/>
          <w:sz w:val="24"/>
          <w:szCs w:val="24"/>
        </w:rPr>
        <w:t>Dermatology</w:t>
      </w:r>
      <w:proofErr w:type="spellEnd"/>
      <w:r w:rsidRPr="008B3117">
        <w:rPr>
          <w:rFonts w:ascii="Arial" w:hAnsi="Arial" w:cs="Arial"/>
          <w:i/>
          <w:iCs/>
          <w:sz w:val="24"/>
          <w:szCs w:val="24"/>
        </w:rPr>
        <w:t xml:space="preserve"> </w:t>
      </w:r>
      <w:proofErr w:type="spellStart"/>
      <w:r w:rsidRPr="008B3117">
        <w:rPr>
          <w:rFonts w:ascii="Arial" w:hAnsi="Arial" w:cs="Arial"/>
          <w:i/>
          <w:iCs/>
          <w:sz w:val="24"/>
          <w:szCs w:val="24"/>
        </w:rPr>
        <w:t>Practical</w:t>
      </w:r>
      <w:proofErr w:type="spellEnd"/>
      <w:r w:rsidRPr="008B3117">
        <w:rPr>
          <w:rFonts w:ascii="Arial" w:hAnsi="Arial" w:cs="Arial"/>
          <w:i/>
          <w:iCs/>
          <w:sz w:val="24"/>
          <w:szCs w:val="24"/>
        </w:rPr>
        <w:t xml:space="preserve"> &amp; Conceptual, v. 7, n. 1, p. 1-10, janeiro de 2017.</w:t>
      </w:r>
      <w:r w:rsidRPr="008B3117">
        <w:rPr>
          <w:rFonts w:ascii="Arial" w:hAnsi="Arial" w:cs="Arial"/>
          <w:i/>
          <w:iCs/>
          <w:sz w:val="24"/>
          <w:szCs w:val="24"/>
        </w:rPr>
        <w:br/>
        <w:t xml:space="preserve">Disponível em: </w:t>
      </w:r>
      <w:hyperlink r:id="rId26" w:history="1">
        <w:r w:rsidR="007B014F" w:rsidRPr="008B3117">
          <w:rPr>
            <w:rStyle w:val="Hyperlink"/>
            <w:rFonts w:ascii="Arial" w:hAnsi="Arial" w:cs="Arial"/>
            <w:i/>
            <w:iCs/>
            <w:sz w:val="24"/>
            <w:szCs w:val="24"/>
          </w:rPr>
          <w:t>https://ncbi.nlm.nih.gov/pmc/articles/PMC5315033/</w:t>
        </w:r>
      </w:hyperlink>
      <w:r w:rsidR="007B014F" w:rsidRPr="008B3117">
        <w:rPr>
          <w:rFonts w:ascii="Arial" w:hAnsi="Arial" w:cs="Arial"/>
          <w:i/>
          <w:iCs/>
          <w:sz w:val="24"/>
          <w:szCs w:val="24"/>
        </w:rPr>
        <w:t xml:space="preserve"> </w:t>
      </w:r>
      <w:r w:rsidRPr="008B3117">
        <w:rPr>
          <w:rFonts w:ascii="Arial" w:hAnsi="Arial" w:cs="Arial"/>
          <w:i/>
          <w:iCs/>
          <w:sz w:val="24"/>
          <w:szCs w:val="24"/>
        </w:rPr>
        <w:br/>
        <w:t>Acesso em: 30 de março de 2026</w:t>
      </w:r>
    </w:p>
    <w:p w14:paraId="353160F9" w14:textId="77777777" w:rsidR="00213FA0" w:rsidRPr="008B3117" w:rsidRDefault="00213FA0" w:rsidP="008B3117">
      <w:pPr>
        <w:spacing w:line="360" w:lineRule="auto"/>
        <w:ind w:left="720"/>
        <w:jc w:val="both"/>
        <w:rPr>
          <w:rFonts w:ascii="Arial" w:hAnsi="Arial" w:cs="Arial"/>
          <w:sz w:val="24"/>
          <w:szCs w:val="24"/>
        </w:rPr>
      </w:pPr>
    </w:p>
    <w:p w14:paraId="4E30DE7D" w14:textId="7FF2167A" w:rsidR="00344329" w:rsidRPr="008B3117" w:rsidRDefault="00213FA0" w:rsidP="00213FA0">
      <w:pPr>
        <w:spacing w:line="360" w:lineRule="auto"/>
        <w:jc w:val="both"/>
        <w:rPr>
          <w:rFonts w:ascii="Arial" w:hAnsi="Arial" w:cs="Arial"/>
          <w:sz w:val="24"/>
          <w:szCs w:val="24"/>
        </w:rPr>
      </w:pPr>
      <w:r>
        <w:rPr>
          <w:rFonts w:ascii="Arial" w:hAnsi="Arial" w:cs="Arial"/>
          <w:sz w:val="24"/>
          <w:szCs w:val="24"/>
        </w:rPr>
        <w:t>7.6 APRESENTAÇÃO DO PACIENTE DO ESTUDO DE CASO</w:t>
      </w:r>
    </w:p>
    <w:p w14:paraId="42FA0078" w14:textId="05A31234" w:rsidR="00344329" w:rsidRPr="008B3117" w:rsidRDefault="00316746" w:rsidP="00213FA0">
      <w:pPr>
        <w:spacing w:line="360" w:lineRule="auto"/>
        <w:ind w:firstLine="708"/>
        <w:jc w:val="both"/>
        <w:rPr>
          <w:rFonts w:ascii="Arial" w:hAnsi="Arial" w:cs="Arial"/>
          <w:sz w:val="24"/>
          <w:szCs w:val="24"/>
        </w:rPr>
      </w:pPr>
      <w:r w:rsidRPr="008B3117">
        <w:rPr>
          <w:rFonts w:ascii="Arial" w:hAnsi="Arial" w:cs="Arial"/>
          <w:sz w:val="24"/>
          <w:szCs w:val="24"/>
        </w:rPr>
        <w:t>Paciente do sexo feminino,</w:t>
      </w:r>
      <w:r w:rsidR="003D4D1C" w:rsidRPr="008B3117">
        <w:rPr>
          <w:rFonts w:ascii="Arial" w:hAnsi="Arial" w:cs="Arial"/>
          <w:sz w:val="24"/>
          <w:szCs w:val="24"/>
        </w:rPr>
        <w:t xml:space="preserve"> 60 anos,</w:t>
      </w:r>
      <w:r w:rsidRPr="008B3117">
        <w:rPr>
          <w:rFonts w:ascii="Arial" w:hAnsi="Arial" w:cs="Arial"/>
          <w:sz w:val="24"/>
          <w:szCs w:val="24"/>
        </w:rPr>
        <w:t xml:space="preserve"> com diagnóstico de alopecia androgenética feminina (AAF) de progressão acelerada. A paciente apresentava predisposição genética à condição, porém o quadro se manifestou e progrediu de forma incomumente rápida.</w:t>
      </w:r>
    </w:p>
    <w:p w14:paraId="2FEE43DF" w14:textId="77777777" w:rsidR="00344329" w:rsidRPr="008B3117" w:rsidRDefault="00316746" w:rsidP="00213FA0">
      <w:pPr>
        <w:spacing w:line="360" w:lineRule="auto"/>
        <w:ind w:firstLine="431"/>
        <w:jc w:val="both"/>
        <w:rPr>
          <w:rFonts w:ascii="Arial" w:hAnsi="Arial" w:cs="Arial"/>
          <w:sz w:val="24"/>
          <w:szCs w:val="24"/>
        </w:rPr>
      </w:pPr>
      <w:r w:rsidRPr="008B3117">
        <w:rPr>
          <w:rFonts w:ascii="Arial" w:hAnsi="Arial" w:cs="Arial"/>
          <w:sz w:val="24"/>
          <w:szCs w:val="24"/>
        </w:rPr>
        <w:t xml:space="preserve">A paciente vivenciou </w:t>
      </w:r>
      <w:r w:rsidRPr="00213FA0">
        <w:rPr>
          <w:rFonts w:ascii="Arial" w:hAnsi="Arial" w:cs="Arial"/>
          <w:sz w:val="24"/>
          <w:szCs w:val="24"/>
        </w:rPr>
        <w:t>três perdas emocionais consecutivas em</w:t>
      </w:r>
      <w:r w:rsidRPr="008B3117">
        <w:rPr>
          <w:rFonts w:ascii="Arial" w:hAnsi="Arial" w:cs="Arial"/>
          <w:sz w:val="24"/>
          <w:szCs w:val="24"/>
        </w:rPr>
        <w:t xml:space="preserve"> curto intervalo de tempo, desencadeando intenso sofrimento psicológico crônico. Esse quadro emocional resultou em:</w:t>
      </w:r>
    </w:p>
    <w:p w14:paraId="62AE8299" w14:textId="77777777" w:rsidR="00344329" w:rsidRPr="00213FA0" w:rsidRDefault="00316746" w:rsidP="008B3117">
      <w:pPr>
        <w:spacing w:line="360" w:lineRule="auto"/>
        <w:ind w:left="431"/>
        <w:jc w:val="both"/>
        <w:rPr>
          <w:rFonts w:ascii="Arial" w:hAnsi="Arial" w:cs="Arial"/>
          <w:sz w:val="24"/>
          <w:szCs w:val="24"/>
        </w:rPr>
      </w:pPr>
      <w:r w:rsidRPr="00213FA0">
        <w:rPr>
          <w:rFonts w:ascii="Arial" w:hAnsi="Arial" w:cs="Arial"/>
          <w:sz w:val="24"/>
          <w:szCs w:val="24"/>
        </w:rPr>
        <w:t>1. Ativação crônica do eixo HPA → elevação sustentada de cortisol → efeitos catabólicos sistêmicos;</w:t>
      </w:r>
    </w:p>
    <w:p w14:paraId="5BD51773" w14:textId="77777777" w:rsidR="00344329" w:rsidRPr="00213FA0" w:rsidRDefault="00316746" w:rsidP="008B3117">
      <w:pPr>
        <w:spacing w:line="360" w:lineRule="auto"/>
        <w:ind w:left="431"/>
        <w:jc w:val="both"/>
        <w:rPr>
          <w:rFonts w:ascii="Arial" w:hAnsi="Arial" w:cs="Arial"/>
          <w:sz w:val="24"/>
          <w:szCs w:val="24"/>
        </w:rPr>
      </w:pPr>
      <w:r w:rsidRPr="00213FA0">
        <w:rPr>
          <w:rFonts w:ascii="Arial" w:hAnsi="Arial" w:cs="Arial"/>
          <w:sz w:val="24"/>
          <w:szCs w:val="24"/>
        </w:rPr>
        <w:t>2. Alteração da microbiota intestinal → disbiose, com redução da diversidade bacteriana e comprometimento da barreira intestinal;</w:t>
      </w:r>
    </w:p>
    <w:p w14:paraId="18F177E3" w14:textId="77777777" w:rsidR="00344329" w:rsidRPr="00213FA0" w:rsidRDefault="00316746" w:rsidP="008B3117">
      <w:pPr>
        <w:spacing w:line="360" w:lineRule="auto"/>
        <w:ind w:left="431"/>
        <w:jc w:val="both"/>
        <w:rPr>
          <w:rFonts w:ascii="Arial" w:hAnsi="Arial" w:cs="Arial"/>
          <w:sz w:val="24"/>
          <w:szCs w:val="24"/>
        </w:rPr>
      </w:pPr>
      <w:r w:rsidRPr="00213FA0">
        <w:rPr>
          <w:rFonts w:ascii="Arial" w:hAnsi="Arial" w:cs="Arial"/>
          <w:sz w:val="24"/>
          <w:szCs w:val="24"/>
        </w:rPr>
        <w:t xml:space="preserve">3. Desenvolvimento de gastrite associada a </w:t>
      </w:r>
      <w:proofErr w:type="spellStart"/>
      <w:r w:rsidRPr="00213FA0">
        <w:rPr>
          <w:rFonts w:ascii="Arial" w:hAnsi="Arial" w:cs="Arial"/>
          <w:i/>
          <w:iCs/>
          <w:sz w:val="24"/>
          <w:szCs w:val="24"/>
        </w:rPr>
        <w:t>Helicobacter</w:t>
      </w:r>
      <w:proofErr w:type="spellEnd"/>
      <w:r w:rsidRPr="00213FA0">
        <w:rPr>
          <w:rFonts w:ascii="Arial" w:hAnsi="Arial" w:cs="Arial"/>
          <w:i/>
          <w:iCs/>
          <w:sz w:val="24"/>
          <w:szCs w:val="24"/>
        </w:rPr>
        <w:t xml:space="preserve"> </w:t>
      </w:r>
      <w:proofErr w:type="spellStart"/>
      <w:r w:rsidRPr="00213FA0">
        <w:rPr>
          <w:rFonts w:ascii="Arial" w:hAnsi="Arial" w:cs="Arial"/>
          <w:i/>
          <w:iCs/>
          <w:sz w:val="24"/>
          <w:szCs w:val="24"/>
        </w:rPr>
        <w:t>pylori</w:t>
      </w:r>
      <w:proofErr w:type="spellEnd"/>
      <w:r w:rsidRPr="00213FA0">
        <w:rPr>
          <w:rFonts w:ascii="Arial" w:hAnsi="Arial" w:cs="Arial"/>
          <w:sz w:val="24"/>
          <w:szCs w:val="24"/>
        </w:rPr>
        <w:t xml:space="preserve"> → inflamação crônica da mucosa gástrica;</w:t>
      </w:r>
    </w:p>
    <w:p w14:paraId="02910288" w14:textId="77777777" w:rsidR="00344329" w:rsidRPr="00213FA0" w:rsidRDefault="00316746" w:rsidP="008B3117">
      <w:pPr>
        <w:spacing w:line="360" w:lineRule="auto"/>
        <w:ind w:left="431"/>
        <w:jc w:val="both"/>
        <w:rPr>
          <w:rFonts w:ascii="Arial" w:hAnsi="Arial" w:cs="Arial"/>
          <w:sz w:val="24"/>
          <w:szCs w:val="24"/>
        </w:rPr>
      </w:pPr>
      <w:r w:rsidRPr="00213FA0">
        <w:rPr>
          <w:rFonts w:ascii="Arial" w:hAnsi="Arial" w:cs="Arial"/>
          <w:sz w:val="24"/>
          <w:szCs w:val="24"/>
        </w:rPr>
        <w:t>4. Má absorção de micronutrientes → deficiência de ferro (ferritina baixa), vitamina B12 e zinco;</w:t>
      </w:r>
    </w:p>
    <w:p w14:paraId="101ABE53" w14:textId="77777777" w:rsidR="00344329" w:rsidRPr="00213FA0" w:rsidRDefault="00316746" w:rsidP="008B3117">
      <w:pPr>
        <w:spacing w:line="360" w:lineRule="auto"/>
        <w:ind w:left="431"/>
        <w:jc w:val="both"/>
        <w:rPr>
          <w:rFonts w:ascii="Arial" w:hAnsi="Arial" w:cs="Arial"/>
          <w:sz w:val="24"/>
          <w:szCs w:val="24"/>
        </w:rPr>
      </w:pPr>
      <w:r w:rsidRPr="00213FA0">
        <w:rPr>
          <w:rFonts w:ascii="Arial" w:hAnsi="Arial" w:cs="Arial"/>
          <w:sz w:val="24"/>
          <w:szCs w:val="24"/>
        </w:rPr>
        <w:t>5. Intensificação do estresse oxidativo sistêmico → aumento de espécies reativas de oxigênio (ROS), redução da capacidade antioxidante total, aumento de peroxidação lipídica;</w:t>
      </w:r>
    </w:p>
    <w:p w14:paraId="6D04425B" w14:textId="49ADA530" w:rsidR="00344329" w:rsidRPr="008B3117" w:rsidRDefault="00316746" w:rsidP="008B3117">
      <w:pPr>
        <w:spacing w:line="360" w:lineRule="auto"/>
        <w:ind w:left="431"/>
        <w:jc w:val="both"/>
        <w:rPr>
          <w:rFonts w:ascii="Arial" w:hAnsi="Arial" w:cs="Arial"/>
          <w:sz w:val="24"/>
          <w:szCs w:val="24"/>
        </w:rPr>
      </w:pPr>
      <w:r w:rsidRPr="00213FA0">
        <w:rPr>
          <w:rFonts w:ascii="Arial" w:hAnsi="Arial" w:cs="Arial"/>
          <w:sz w:val="24"/>
          <w:szCs w:val="24"/>
        </w:rPr>
        <w:lastRenderedPageBreak/>
        <w:t>6. Aceleração da miniaturização folicular</w:t>
      </w:r>
      <w:r w:rsidRPr="008B3117">
        <w:rPr>
          <w:rFonts w:ascii="Arial" w:hAnsi="Arial" w:cs="Arial"/>
          <w:sz w:val="24"/>
          <w:szCs w:val="24"/>
        </w:rPr>
        <w:t xml:space="preserve"> → progressão rápida da alopecia androgenética</w:t>
      </w:r>
      <w:r w:rsidR="00213FA0">
        <w:rPr>
          <w:rFonts w:ascii="Arial" w:hAnsi="Arial" w:cs="Arial"/>
          <w:sz w:val="24"/>
          <w:szCs w:val="24"/>
        </w:rPr>
        <w:t xml:space="preserve"> </w:t>
      </w:r>
      <w:r w:rsidR="00213FA0" w:rsidRPr="00213FA0">
        <w:rPr>
          <w:rFonts w:ascii="Arial" w:hAnsi="Arial" w:cs="Arial"/>
          <w:sz w:val="24"/>
          <w:szCs w:val="24"/>
          <w:highlight w:val="yellow"/>
        </w:rPr>
        <w:t>(CITAÇÃO)</w:t>
      </w:r>
      <w:r w:rsidRPr="00213FA0">
        <w:rPr>
          <w:rFonts w:ascii="Arial" w:hAnsi="Arial" w:cs="Arial"/>
          <w:sz w:val="24"/>
          <w:szCs w:val="24"/>
          <w:highlight w:val="yellow"/>
        </w:rPr>
        <w:t>.</w:t>
      </w:r>
    </w:p>
    <w:p w14:paraId="124E12F7" w14:textId="25A70DF6" w:rsidR="00344329" w:rsidRPr="00213FA0" w:rsidRDefault="00316746" w:rsidP="00213FA0">
      <w:pPr>
        <w:spacing w:line="360" w:lineRule="auto"/>
        <w:ind w:firstLine="431"/>
        <w:jc w:val="both"/>
        <w:rPr>
          <w:rFonts w:ascii="Arial" w:hAnsi="Arial" w:cs="Arial"/>
          <w:sz w:val="24"/>
          <w:szCs w:val="24"/>
        </w:rPr>
      </w:pPr>
      <w:r w:rsidRPr="00213FA0">
        <w:rPr>
          <w:rFonts w:ascii="Arial" w:hAnsi="Arial" w:cs="Arial"/>
          <w:sz w:val="24"/>
          <w:szCs w:val="24"/>
        </w:rPr>
        <w:t>A cadeia fisiopatológica demonstra como fatores emocionais, gastrointestinais e oxidativos interagem de forma sinérgica para acelerar a progressão da alopecia androgenética:</w:t>
      </w:r>
    </w:p>
    <w:p w14:paraId="583A4A0C" w14:textId="77777777" w:rsidR="00344329" w:rsidRPr="00213FA0" w:rsidRDefault="00316746" w:rsidP="008B3117">
      <w:pPr>
        <w:spacing w:line="360" w:lineRule="auto"/>
        <w:jc w:val="both"/>
        <w:rPr>
          <w:rFonts w:ascii="Arial" w:hAnsi="Arial" w:cs="Arial"/>
          <w:sz w:val="24"/>
          <w:szCs w:val="24"/>
        </w:rPr>
      </w:pPr>
      <w:r w:rsidRPr="00213FA0">
        <w:rPr>
          <w:rFonts w:ascii="Arial" w:hAnsi="Arial" w:cs="Arial"/>
          <w:sz w:val="24"/>
          <w:szCs w:val="24"/>
        </w:rPr>
        <w:t>PERDAS EMOCIONAIS CONSECUTIVAS → ESTRESSE PSICOLÓGICO CRÔNICO → Ativação do eixo HPA (cortisol elevado) + Liberação de Substância P (inflamação neurogênica nos folículos) → ALTERAÇÃO DA MICROBIOTA INTESTINAL (Disbiose) → Aumento da permeabilidade intestinal ("</w:t>
      </w:r>
      <w:proofErr w:type="spellStart"/>
      <w:r w:rsidRPr="00213FA0">
        <w:rPr>
          <w:rFonts w:ascii="Arial" w:hAnsi="Arial" w:cs="Arial"/>
          <w:sz w:val="24"/>
          <w:szCs w:val="24"/>
        </w:rPr>
        <w:t>Leaky</w:t>
      </w:r>
      <w:proofErr w:type="spellEnd"/>
      <w:r w:rsidRPr="00213FA0">
        <w:rPr>
          <w:rFonts w:ascii="Arial" w:hAnsi="Arial" w:cs="Arial"/>
          <w:sz w:val="24"/>
          <w:szCs w:val="24"/>
        </w:rPr>
        <w:t xml:space="preserve"> </w:t>
      </w:r>
      <w:proofErr w:type="spellStart"/>
      <w:r w:rsidRPr="00213FA0">
        <w:rPr>
          <w:rFonts w:ascii="Arial" w:hAnsi="Arial" w:cs="Arial"/>
          <w:sz w:val="24"/>
          <w:szCs w:val="24"/>
        </w:rPr>
        <w:t>Gut</w:t>
      </w:r>
      <w:proofErr w:type="spellEnd"/>
      <w:r w:rsidRPr="00213FA0">
        <w:rPr>
          <w:rFonts w:ascii="Arial" w:hAnsi="Arial" w:cs="Arial"/>
          <w:sz w:val="24"/>
          <w:szCs w:val="24"/>
        </w:rPr>
        <w:t xml:space="preserve">") + Predisposição à infecção por H. </w:t>
      </w:r>
      <w:proofErr w:type="spellStart"/>
      <w:r w:rsidRPr="00213FA0">
        <w:rPr>
          <w:rFonts w:ascii="Arial" w:hAnsi="Arial" w:cs="Arial"/>
          <w:sz w:val="24"/>
          <w:szCs w:val="24"/>
        </w:rPr>
        <w:t>pylori</w:t>
      </w:r>
      <w:proofErr w:type="spellEnd"/>
      <w:r w:rsidRPr="00213FA0">
        <w:rPr>
          <w:rFonts w:ascii="Arial" w:hAnsi="Arial" w:cs="Arial"/>
          <w:sz w:val="24"/>
          <w:szCs w:val="24"/>
        </w:rPr>
        <w:t xml:space="preserve"> → GASTRITE POR H. PYLORI → Dano à mucosa gástrica + Má absorção de Fe, B12, Zn + Anemia ferropriva → DEFICIÊNCIAS NUTRICIONAIS + ESTRESSE OXIDATIVO → Redução de antioxidantes (SOD) + Aumento de ROS e MDA + Dano celular ao bulbo capilar → MINIATURIZAÇÃO FOLICULAR ACELERADA → ALOPECIA ANDROGENÉTICA FEMININA DE PROGRESSÃO RÁPIDA</w:t>
      </w:r>
    </w:p>
    <w:p w14:paraId="4F3790AA" w14:textId="47168D36" w:rsidR="00344329" w:rsidRPr="008B3117" w:rsidRDefault="00213FA0" w:rsidP="008B3117">
      <w:pPr>
        <w:spacing w:line="360" w:lineRule="auto"/>
        <w:jc w:val="both"/>
        <w:rPr>
          <w:rFonts w:ascii="Arial" w:hAnsi="Arial" w:cs="Arial"/>
          <w:sz w:val="24"/>
          <w:szCs w:val="24"/>
        </w:rPr>
      </w:pPr>
      <w:r>
        <w:rPr>
          <w:rFonts w:ascii="Arial" w:hAnsi="Arial" w:cs="Arial"/>
          <w:sz w:val="24"/>
          <w:szCs w:val="24"/>
        </w:rPr>
        <w:t>7.7 PROPOSTA TERAPEUTICA ESTETICA</w:t>
      </w:r>
    </w:p>
    <w:p w14:paraId="79EB9773" w14:textId="77777777" w:rsidR="00344329" w:rsidRPr="008B3117" w:rsidRDefault="00316746" w:rsidP="00213FA0">
      <w:pPr>
        <w:spacing w:line="360" w:lineRule="auto"/>
        <w:ind w:firstLine="708"/>
        <w:jc w:val="both"/>
        <w:rPr>
          <w:rFonts w:ascii="Arial" w:hAnsi="Arial" w:cs="Arial"/>
          <w:sz w:val="24"/>
          <w:szCs w:val="24"/>
        </w:rPr>
      </w:pPr>
      <w:r w:rsidRPr="008B3117">
        <w:rPr>
          <w:rFonts w:ascii="Arial" w:hAnsi="Arial" w:cs="Arial"/>
          <w:sz w:val="24"/>
          <w:szCs w:val="24"/>
        </w:rPr>
        <w:t xml:space="preserve">Estudo publicado no </w:t>
      </w:r>
      <w:proofErr w:type="spellStart"/>
      <w:r w:rsidRPr="008B3117">
        <w:rPr>
          <w:rFonts w:ascii="Arial" w:hAnsi="Arial" w:cs="Arial"/>
          <w:sz w:val="24"/>
          <w:szCs w:val="24"/>
        </w:rPr>
        <w:t>International</w:t>
      </w:r>
      <w:proofErr w:type="spellEnd"/>
      <w:r w:rsidRPr="008B3117">
        <w:rPr>
          <w:rFonts w:ascii="Arial" w:hAnsi="Arial" w:cs="Arial"/>
          <w:sz w:val="24"/>
          <w:szCs w:val="24"/>
        </w:rPr>
        <w:t xml:space="preserve"> </w:t>
      </w:r>
      <w:proofErr w:type="spellStart"/>
      <w:r w:rsidRPr="008B3117">
        <w:rPr>
          <w:rFonts w:ascii="Arial" w:hAnsi="Arial" w:cs="Arial"/>
          <w:sz w:val="24"/>
          <w:szCs w:val="24"/>
        </w:rPr>
        <w:t>Journal</w:t>
      </w:r>
      <w:proofErr w:type="spellEnd"/>
      <w:r w:rsidRPr="008B3117">
        <w:rPr>
          <w:rFonts w:ascii="Arial" w:hAnsi="Arial" w:cs="Arial"/>
          <w:sz w:val="24"/>
          <w:szCs w:val="24"/>
        </w:rPr>
        <w:t xml:space="preserve"> </w:t>
      </w:r>
      <w:proofErr w:type="spellStart"/>
      <w:r w:rsidRPr="008B3117">
        <w:rPr>
          <w:rFonts w:ascii="Arial" w:hAnsi="Arial" w:cs="Arial"/>
          <w:sz w:val="24"/>
          <w:szCs w:val="24"/>
        </w:rPr>
        <w:t>of</w:t>
      </w:r>
      <w:proofErr w:type="spellEnd"/>
      <w:r w:rsidRPr="008B3117">
        <w:rPr>
          <w:rFonts w:ascii="Arial" w:hAnsi="Arial" w:cs="Arial"/>
          <w:sz w:val="24"/>
          <w:szCs w:val="24"/>
        </w:rPr>
        <w:t xml:space="preserve"> Molecular </w:t>
      </w:r>
      <w:proofErr w:type="spellStart"/>
      <w:r w:rsidRPr="008B3117">
        <w:rPr>
          <w:rFonts w:ascii="Arial" w:hAnsi="Arial" w:cs="Arial"/>
          <w:sz w:val="24"/>
          <w:szCs w:val="24"/>
        </w:rPr>
        <w:t>Sciences</w:t>
      </w:r>
      <w:proofErr w:type="spellEnd"/>
      <w:r w:rsidRPr="008B3117">
        <w:rPr>
          <w:rFonts w:ascii="Arial" w:hAnsi="Arial" w:cs="Arial"/>
          <w:sz w:val="24"/>
          <w:szCs w:val="24"/>
        </w:rPr>
        <w:t xml:space="preserve"> (2021) demonstrou que a estimulação por microcorrentes (MCS) promove significativamente o crescimento capilar, tanto em células de papila dérmica de folículos capilares humanos (HFDPC) quanto em modelo animal (camundongos em fase telógena).</w:t>
      </w:r>
    </w:p>
    <w:p w14:paraId="5E1E00A6" w14:textId="77777777" w:rsidR="00344329" w:rsidRPr="00213FA0" w:rsidRDefault="00316746" w:rsidP="008B3117">
      <w:pPr>
        <w:spacing w:line="360" w:lineRule="auto"/>
        <w:jc w:val="both"/>
        <w:rPr>
          <w:rFonts w:ascii="Arial" w:hAnsi="Arial" w:cs="Arial"/>
          <w:sz w:val="24"/>
          <w:szCs w:val="24"/>
        </w:rPr>
      </w:pPr>
      <w:r w:rsidRPr="00213FA0">
        <w:rPr>
          <w:rFonts w:ascii="Arial" w:hAnsi="Arial" w:cs="Arial"/>
          <w:sz w:val="24"/>
          <w:szCs w:val="24"/>
        </w:rPr>
        <w:t>Mecanismos de ação comprovados:</w:t>
      </w:r>
    </w:p>
    <w:p w14:paraId="400BD378" w14:textId="77777777" w:rsidR="00344329" w:rsidRPr="008B3117" w:rsidRDefault="00316746" w:rsidP="008B3117">
      <w:pPr>
        <w:spacing w:line="360" w:lineRule="auto"/>
        <w:ind w:left="431"/>
        <w:jc w:val="both"/>
        <w:rPr>
          <w:rFonts w:ascii="Arial" w:hAnsi="Arial" w:cs="Arial"/>
          <w:sz w:val="24"/>
          <w:szCs w:val="24"/>
        </w:rPr>
      </w:pPr>
      <w:r w:rsidRPr="008B3117">
        <w:rPr>
          <w:rFonts w:ascii="Arial" w:hAnsi="Arial" w:cs="Arial"/>
          <w:sz w:val="24"/>
          <w:szCs w:val="24"/>
        </w:rPr>
        <w:t xml:space="preserve">• Ativação da via </w:t>
      </w:r>
      <w:proofErr w:type="spellStart"/>
      <w:r w:rsidRPr="008B3117">
        <w:rPr>
          <w:rFonts w:ascii="Arial" w:hAnsi="Arial" w:cs="Arial"/>
          <w:sz w:val="24"/>
          <w:szCs w:val="24"/>
        </w:rPr>
        <w:t>Wnt</w:t>
      </w:r>
      <w:proofErr w:type="spellEnd"/>
      <w:r w:rsidRPr="008B3117">
        <w:rPr>
          <w:rFonts w:ascii="Arial" w:hAnsi="Arial" w:cs="Arial"/>
          <w:sz w:val="24"/>
          <w:szCs w:val="24"/>
        </w:rPr>
        <w:t>/β-catenina — via fundamental para a morfogênese e ciclo do folículo capilar;</w:t>
      </w:r>
    </w:p>
    <w:p w14:paraId="20BC8367" w14:textId="77777777" w:rsidR="00344329" w:rsidRPr="008B3117" w:rsidRDefault="00316746" w:rsidP="008B3117">
      <w:pPr>
        <w:spacing w:line="360" w:lineRule="auto"/>
        <w:ind w:left="431"/>
        <w:jc w:val="both"/>
        <w:rPr>
          <w:rFonts w:ascii="Arial" w:hAnsi="Arial" w:cs="Arial"/>
          <w:sz w:val="24"/>
          <w:szCs w:val="24"/>
        </w:rPr>
      </w:pPr>
      <w:r w:rsidRPr="008B3117">
        <w:rPr>
          <w:rFonts w:ascii="Arial" w:hAnsi="Arial" w:cs="Arial"/>
          <w:sz w:val="24"/>
          <w:szCs w:val="24"/>
        </w:rPr>
        <w:t>• Ativação da via PI3K/AKT/</w:t>
      </w:r>
      <w:proofErr w:type="spellStart"/>
      <w:r w:rsidRPr="008B3117">
        <w:rPr>
          <w:rFonts w:ascii="Arial" w:hAnsi="Arial" w:cs="Arial"/>
          <w:sz w:val="24"/>
          <w:szCs w:val="24"/>
        </w:rPr>
        <w:t>mTOR</w:t>
      </w:r>
      <w:proofErr w:type="spellEnd"/>
      <w:r w:rsidRPr="008B3117">
        <w:rPr>
          <w:rFonts w:ascii="Arial" w:hAnsi="Arial" w:cs="Arial"/>
          <w:sz w:val="24"/>
          <w:szCs w:val="24"/>
        </w:rPr>
        <w:t>/FoxO1 — via de sinalização de proliferação e sobrevivência celular;</w:t>
      </w:r>
    </w:p>
    <w:p w14:paraId="7B09D3F7" w14:textId="77777777" w:rsidR="00344329" w:rsidRPr="008B3117" w:rsidRDefault="00316746" w:rsidP="008B3117">
      <w:pPr>
        <w:spacing w:line="360" w:lineRule="auto"/>
        <w:ind w:left="431"/>
        <w:jc w:val="both"/>
        <w:rPr>
          <w:rFonts w:ascii="Arial" w:hAnsi="Arial" w:cs="Arial"/>
          <w:sz w:val="24"/>
          <w:szCs w:val="24"/>
        </w:rPr>
      </w:pPr>
      <w:r w:rsidRPr="008B3117">
        <w:rPr>
          <w:rFonts w:ascii="Arial" w:hAnsi="Arial" w:cs="Arial"/>
          <w:sz w:val="24"/>
          <w:szCs w:val="24"/>
        </w:rPr>
        <w:t xml:space="preserve">• Aumento da expressão de fatores de crescimento: </w:t>
      </w:r>
      <w:proofErr w:type="spellStart"/>
      <w:r w:rsidRPr="008B3117">
        <w:rPr>
          <w:rFonts w:ascii="Arial" w:hAnsi="Arial" w:cs="Arial"/>
          <w:sz w:val="24"/>
          <w:szCs w:val="24"/>
        </w:rPr>
        <w:t>Wnts</w:t>
      </w:r>
      <w:proofErr w:type="spellEnd"/>
      <w:r w:rsidRPr="008B3117">
        <w:rPr>
          <w:rFonts w:ascii="Arial" w:hAnsi="Arial" w:cs="Arial"/>
          <w:sz w:val="24"/>
          <w:szCs w:val="24"/>
        </w:rPr>
        <w:t xml:space="preserve">, </w:t>
      </w:r>
      <w:proofErr w:type="spellStart"/>
      <w:r w:rsidRPr="008B3117">
        <w:rPr>
          <w:rFonts w:ascii="Arial" w:hAnsi="Arial" w:cs="Arial"/>
          <w:sz w:val="24"/>
          <w:szCs w:val="24"/>
        </w:rPr>
        <w:t>FGFs</w:t>
      </w:r>
      <w:proofErr w:type="spellEnd"/>
      <w:r w:rsidRPr="008B3117">
        <w:rPr>
          <w:rFonts w:ascii="Arial" w:hAnsi="Arial" w:cs="Arial"/>
          <w:sz w:val="24"/>
          <w:szCs w:val="24"/>
        </w:rPr>
        <w:t>, IGF-1 e VEGF-B nos folículos em desenvolvimento;</w:t>
      </w:r>
    </w:p>
    <w:p w14:paraId="4315AADC" w14:textId="77777777" w:rsidR="00344329" w:rsidRPr="008B3117" w:rsidRDefault="00316746" w:rsidP="008B3117">
      <w:pPr>
        <w:spacing w:line="360" w:lineRule="auto"/>
        <w:ind w:left="431"/>
        <w:jc w:val="both"/>
        <w:rPr>
          <w:rFonts w:ascii="Arial" w:hAnsi="Arial" w:cs="Arial"/>
          <w:sz w:val="24"/>
          <w:szCs w:val="24"/>
        </w:rPr>
      </w:pPr>
      <w:r w:rsidRPr="008B3117">
        <w:rPr>
          <w:rFonts w:ascii="Arial" w:hAnsi="Arial" w:cs="Arial"/>
          <w:sz w:val="24"/>
          <w:szCs w:val="24"/>
        </w:rPr>
        <w:t>• Promoção da proliferação, migração e progressão do ciclo celular das células da papila dérmica;</w:t>
      </w:r>
    </w:p>
    <w:p w14:paraId="314884C7" w14:textId="77777777" w:rsidR="00344329" w:rsidRPr="008B3117" w:rsidRDefault="00316746" w:rsidP="008B3117">
      <w:pPr>
        <w:spacing w:line="360" w:lineRule="auto"/>
        <w:ind w:left="431"/>
        <w:jc w:val="both"/>
        <w:rPr>
          <w:rFonts w:ascii="Arial" w:hAnsi="Arial" w:cs="Arial"/>
          <w:sz w:val="24"/>
          <w:szCs w:val="24"/>
        </w:rPr>
      </w:pPr>
      <w:r w:rsidRPr="008B3117">
        <w:rPr>
          <w:rFonts w:ascii="Arial" w:hAnsi="Arial" w:cs="Arial"/>
          <w:sz w:val="24"/>
          <w:szCs w:val="24"/>
        </w:rPr>
        <w:t>• Aumento da síntese de ATP, melhorando o metabolismo celular folicular.</w:t>
      </w:r>
    </w:p>
    <w:p w14:paraId="461A8B60" w14:textId="2C535647" w:rsidR="00344329" w:rsidRPr="008B3117" w:rsidRDefault="00316746" w:rsidP="008B3117">
      <w:pPr>
        <w:spacing w:line="360" w:lineRule="auto"/>
        <w:ind w:left="720"/>
        <w:jc w:val="both"/>
        <w:rPr>
          <w:rFonts w:ascii="Arial" w:hAnsi="Arial" w:cs="Arial"/>
          <w:sz w:val="24"/>
          <w:szCs w:val="24"/>
        </w:rPr>
      </w:pPr>
      <w:proofErr w:type="spellStart"/>
      <w:r w:rsidRPr="0068121B">
        <w:rPr>
          <w:rFonts w:ascii="Arial" w:hAnsi="Arial" w:cs="Arial"/>
          <w:i/>
          <w:iCs/>
          <w:sz w:val="24"/>
          <w:szCs w:val="24"/>
          <w:lang w:val="en-US"/>
        </w:rPr>
        <w:t>Referência</w:t>
      </w:r>
      <w:proofErr w:type="spellEnd"/>
      <w:r w:rsidRPr="0068121B">
        <w:rPr>
          <w:rFonts w:ascii="Arial" w:hAnsi="Arial" w:cs="Arial"/>
          <w:i/>
          <w:iCs/>
          <w:sz w:val="24"/>
          <w:szCs w:val="24"/>
          <w:lang w:val="en-US"/>
        </w:rPr>
        <w:t xml:space="preserve">: Kim, Y.J.; Lim, H.; Park, S.Y.; Shin, M.K.; Yoon, J.H. et al. "Micro-Current Stimulation Has Potential Effects of Hair Growth-Promotion on Human Hair Follicle-Derived Papilla Cells and Animal Model." </w:t>
      </w:r>
      <w:proofErr w:type="spellStart"/>
      <w:r w:rsidRPr="008B3117">
        <w:rPr>
          <w:rFonts w:ascii="Arial" w:hAnsi="Arial" w:cs="Arial"/>
          <w:i/>
          <w:iCs/>
          <w:sz w:val="24"/>
          <w:szCs w:val="24"/>
        </w:rPr>
        <w:t>International</w:t>
      </w:r>
      <w:proofErr w:type="spellEnd"/>
      <w:r w:rsidRPr="008B3117">
        <w:rPr>
          <w:rFonts w:ascii="Arial" w:hAnsi="Arial" w:cs="Arial"/>
          <w:i/>
          <w:iCs/>
          <w:sz w:val="24"/>
          <w:szCs w:val="24"/>
        </w:rPr>
        <w:t xml:space="preserve"> </w:t>
      </w:r>
      <w:proofErr w:type="spellStart"/>
      <w:r w:rsidRPr="008B3117">
        <w:rPr>
          <w:rFonts w:ascii="Arial" w:hAnsi="Arial" w:cs="Arial"/>
          <w:i/>
          <w:iCs/>
          <w:sz w:val="24"/>
          <w:szCs w:val="24"/>
        </w:rPr>
        <w:t>Journal</w:t>
      </w:r>
      <w:proofErr w:type="spellEnd"/>
      <w:r w:rsidRPr="008B3117">
        <w:rPr>
          <w:rFonts w:ascii="Arial" w:hAnsi="Arial" w:cs="Arial"/>
          <w:i/>
          <w:iCs/>
          <w:sz w:val="24"/>
          <w:szCs w:val="24"/>
        </w:rPr>
        <w:t xml:space="preserve"> </w:t>
      </w:r>
      <w:proofErr w:type="spellStart"/>
      <w:r w:rsidRPr="008B3117">
        <w:rPr>
          <w:rFonts w:ascii="Arial" w:hAnsi="Arial" w:cs="Arial"/>
          <w:i/>
          <w:iCs/>
          <w:sz w:val="24"/>
          <w:szCs w:val="24"/>
        </w:rPr>
        <w:t>of</w:t>
      </w:r>
      <w:proofErr w:type="spellEnd"/>
      <w:r w:rsidRPr="008B3117">
        <w:rPr>
          <w:rFonts w:ascii="Arial" w:hAnsi="Arial" w:cs="Arial"/>
          <w:i/>
          <w:iCs/>
          <w:sz w:val="24"/>
          <w:szCs w:val="24"/>
        </w:rPr>
        <w:t xml:space="preserve"> Molecular </w:t>
      </w:r>
      <w:proofErr w:type="spellStart"/>
      <w:r w:rsidRPr="008B3117">
        <w:rPr>
          <w:rFonts w:ascii="Arial" w:hAnsi="Arial" w:cs="Arial"/>
          <w:i/>
          <w:iCs/>
          <w:sz w:val="24"/>
          <w:szCs w:val="24"/>
        </w:rPr>
        <w:t>Sciences</w:t>
      </w:r>
      <w:proofErr w:type="spellEnd"/>
      <w:r w:rsidRPr="008B3117">
        <w:rPr>
          <w:rFonts w:ascii="Arial" w:hAnsi="Arial" w:cs="Arial"/>
          <w:i/>
          <w:iCs/>
          <w:sz w:val="24"/>
          <w:szCs w:val="24"/>
        </w:rPr>
        <w:t>, v. 22, n. 9, artigo 4361, 2021.</w:t>
      </w:r>
      <w:r w:rsidRPr="008B3117">
        <w:rPr>
          <w:rFonts w:ascii="Arial" w:hAnsi="Arial" w:cs="Arial"/>
          <w:i/>
          <w:iCs/>
          <w:sz w:val="24"/>
          <w:szCs w:val="24"/>
        </w:rPr>
        <w:br/>
      </w:r>
      <w:r w:rsidRPr="008B3117">
        <w:rPr>
          <w:rFonts w:ascii="Arial" w:hAnsi="Arial" w:cs="Arial"/>
          <w:i/>
          <w:iCs/>
          <w:sz w:val="24"/>
          <w:szCs w:val="24"/>
        </w:rPr>
        <w:lastRenderedPageBreak/>
        <w:t xml:space="preserve">Disponível em: </w:t>
      </w:r>
      <w:hyperlink r:id="rId27" w:history="1">
        <w:r w:rsidR="00FF59E4" w:rsidRPr="008B3117">
          <w:rPr>
            <w:rStyle w:val="Hyperlink"/>
            <w:rFonts w:ascii="Arial" w:hAnsi="Arial" w:cs="Arial"/>
            <w:i/>
            <w:iCs/>
            <w:sz w:val="24"/>
            <w:szCs w:val="24"/>
          </w:rPr>
          <w:t>https://www.mdpi.com/1422-0067/22/9/4361</w:t>
        </w:r>
      </w:hyperlink>
      <w:r w:rsidR="00FF59E4" w:rsidRPr="008B3117">
        <w:rPr>
          <w:rFonts w:ascii="Arial" w:hAnsi="Arial" w:cs="Arial"/>
          <w:i/>
          <w:iCs/>
          <w:sz w:val="24"/>
          <w:szCs w:val="24"/>
        </w:rPr>
        <w:t xml:space="preserve"> </w:t>
      </w:r>
      <w:r w:rsidRPr="008B3117">
        <w:rPr>
          <w:rFonts w:ascii="Arial" w:hAnsi="Arial" w:cs="Arial"/>
          <w:i/>
          <w:iCs/>
          <w:sz w:val="24"/>
          <w:szCs w:val="24"/>
        </w:rPr>
        <w:br/>
        <w:t xml:space="preserve">PMC: </w:t>
      </w:r>
      <w:hyperlink r:id="rId28" w:history="1">
        <w:r w:rsidR="00FF59E4" w:rsidRPr="008B3117">
          <w:rPr>
            <w:rStyle w:val="Hyperlink"/>
            <w:rFonts w:ascii="Arial" w:hAnsi="Arial" w:cs="Arial"/>
            <w:i/>
            <w:iCs/>
            <w:sz w:val="24"/>
            <w:szCs w:val="24"/>
          </w:rPr>
          <w:t>https://pmc.ncbi.nlm.nih.gov/articles/PMC8122395/</w:t>
        </w:r>
      </w:hyperlink>
      <w:r w:rsidR="00FF59E4" w:rsidRPr="008B3117">
        <w:rPr>
          <w:rFonts w:ascii="Arial" w:hAnsi="Arial" w:cs="Arial"/>
          <w:i/>
          <w:iCs/>
          <w:sz w:val="24"/>
          <w:szCs w:val="24"/>
        </w:rPr>
        <w:t xml:space="preserve"> </w:t>
      </w:r>
      <w:r w:rsidRPr="008B3117">
        <w:rPr>
          <w:rFonts w:ascii="Arial" w:hAnsi="Arial" w:cs="Arial"/>
          <w:i/>
          <w:iCs/>
          <w:sz w:val="24"/>
          <w:szCs w:val="24"/>
        </w:rPr>
        <w:br/>
        <w:t>DOI: 10.3390/ijms22094361</w:t>
      </w:r>
      <w:r w:rsidRPr="008B3117">
        <w:rPr>
          <w:rFonts w:ascii="Arial" w:hAnsi="Arial" w:cs="Arial"/>
          <w:i/>
          <w:iCs/>
          <w:sz w:val="24"/>
          <w:szCs w:val="24"/>
        </w:rPr>
        <w:br/>
        <w:t>Acesso em: 30 de março de 2026.</w:t>
      </w:r>
    </w:p>
    <w:p w14:paraId="5A22CDDB" w14:textId="77777777" w:rsidR="00344329" w:rsidRPr="008B3117" w:rsidRDefault="00316746" w:rsidP="00213FA0">
      <w:pPr>
        <w:spacing w:line="360" w:lineRule="auto"/>
        <w:ind w:firstLine="431"/>
        <w:jc w:val="both"/>
        <w:rPr>
          <w:rFonts w:ascii="Arial" w:hAnsi="Arial" w:cs="Arial"/>
          <w:sz w:val="24"/>
          <w:szCs w:val="24"/>
        </w:rPr>
      </w:pPr>
      <w:r w:rsidRPr="008B3117">
        <w:rPr>
          <w:rFonts w:ascii="Arial" w:hAnsi="Arial" w:cs="Arial"/>
          <w:sz w:val="24"/>
          <w:szCs w:val="24"/>
        </w:rPr>
        <w:t>No caso da paciente em estudo, a terapia com microcorrentes é particularmente indicada por:</w:t>
      </w:r>
    </w:p>
    <w:p w14:paraId="0440241A" w14:textId="3F816B8D" w:rsidR="00344329" w:rsidRPr="008B3117" w:rsidRDefault="00316746" w:rsidP="008B3117">
      <w:pPr>
        <w:spacing w:line="360" w:lineRule="auto"/>
        <w:ind w:left="431"/>
        <w:jc w:val="both"/>
        <w:rPr>
          <w:rFonts w:ascii="Arial" w:hAnsi="Arial" w:cs="Arial"/>
          <w:sz w:val="24"/>
          <w:szCs w:val="24"/>
        </w:rPr>
      </w:pPr>
      <w:r w:rsidRPr="008B3117">
        <w:rPr>
          <w:rFonts w:ascii="Arial" w:hAnsi="Arial" w:cs="Arial"/>
          <w:sz w:val="24"/>
          <w:szCs w:val="24"/>
        </w:rPr>
        <w:t>• Ser não invasiva e segura, sem efeitos colaterais farmacológicos</w:t>
      </w:r>
      <w:r w:rsidR="00AA4057" w:rsidRPr="008B3117">
        <w:rPr>
          <w:rFonts w:ascii="Arial" w:hAnsi="Arial" w:cs="Arial"/>
          <w:sz w:val="24"/>
          <w:szCs w:val="24"/>
        </w:rPr>
        <w:t xml:space="preserve"> já que </w:t>
      </w:r>
      <w:proofErr w:type="spellStart"/>
      <w:r w:rsidR="00AA4057" w:rsidRPr="008B3117">
        <w:rPr>
          <w:rFonts w:ascii="Arial" w:hAnsi="Arial" w:cs="Arial"/>
          <w:sz w:val="24"/>
          <w:szCs w:val="24"/>
        </w:rPr>
        <w:t>sera</w:t>
      </w:r>
      <w:proofErr w:type="spellEnd"/>
      <w:r w:rsidR="00AA4057" w:rsidRPr="008B3117">
        <w:rPr>
          <w:rFonts w:ascii="Arial" w:hAnsi="Arial" w:cs="Arial"/>
          <w:sz w:val="24"/>
          <w:szCs w:val="24"/>
        </w:rPr>
        <w:t xml:space="preserve"> usado microagulhamento </w:t>
      </w:r>
      <w:r w:rsidR="00817FC2" w:rsidRPr="008B3117">
        <w:rPr>
          <w:rFonts w:ascii="Arial" w:hAnsi="Arial" w:cs="Arial"/>
          <w:sz w:val="24"/>
          <w:szCs w:val="24"/>
        </w:rPr>
        <w:t>associado já sendo invasivo</w:t>
      </w:r>
      <w:r w:rsidRPr="008B3117">
        <w:rPr>
          <w:rFonts w:ascii="Arial" w:hAnsi="Arial" w:cs="Arial"/>
          <w:sz w:val="24"/>
          <w:szCs w:val="24"/>
        </w:rPr>
        <w:t>;</w:t>
      </w:r>
    </w:p>
    <w:p w14:paraId="2BB5AF3F" w14:textId="77777777" w:rsidR="00344329" w:rsidRPr="008B3117" w:rsidRDefault="00316746" w:rsidP="008B3117">
      <w:pPr>
        <w:spacing w:line="360" w:lineRule="auto"/>
        <w:ind w:left="431"/>
        <w:jc w:val="both"/>
        <w:rPr>
          <w:rFonts w:ascii="Arial" w:hAnsi="Arial" w:cs="Arial"/>
          <w:sz w:val="24"/>
          <w:szCs w:val="24"/>
        </w:rPr>
      </w:pPr>
      <w:r w:rsidRPr="008B3117">
        <w:rPr>
          <w:rFonts w:ascii="Arial" w:hAnsi="Arial" w:cs="Arial"/>
          <w:sz w:val="24"/>
          <w:szCs w:val="24"/>
        </w:rPr>
        <w:t>• Atuar diretamente na reativação das células da papila dérmica miniaturizadas;</w:t>
      </w:r>
    </w:p>
    <w:p w14:paraId="7410C765" w14:textId="77777777" w:rsidR="00344329" w:rsidRPr="008B3117" w:rsidRDefault="00316746" w:rsidP="008B3117">
      <w:pPr>
        <w:spacing w:line="360" w:lineRule="auto"/>
        <w:ind w:left="431"/>
        <w:jc w:val="both"/>
        <w:rPr>
          <w:rFonts w:ascii="Arial" w:hAnsi="Arial" w:cs="Arial"/>
          <w:sz w:val="24"/>
          <w:szCs w:val="24"/>
        </w:rPr>
      </w:pPr>
      <w:r w:rsidRPr="008B3117">
        <w:rPr>
          <w:rFonts w:ascii="Arial" w:hAnsi="Arial" w:cs="Arial"/>
          <w:sz w:val="24"/>
          <w:szCs w:val="24"/>
        </w:rPr>
        <w:t xml:space="preserve">• Estimular a </w:t>
      </w:r>
      <w:proofErr w:type="spellStart"/>
      <w:r w:rsidRPr="008B3117">
        <w:rPr>
          <w:rFonts w:ascii="Arial" w:hAnsi="Arial" w:cs="Arial"/>
          <w:sz w:val="24"/>
          <w:szCs w:val="24"/>
        </w:rPr>
        <w:t>neoangiogênese</w:t>
      </w:r>
      <w:proofErr w:type="spellEnd"/>
      <w:r w:rsidRPr="008B3117">
        <w:rPr>
          <w:rFonts w:ascii="Arial" w:hAnsi="Arial" w:cs="Arial"/>
          <w:sz w:val="24"/>
          <w:szCs w:val="24"/>
        </w:rPr>
        <w:t xml:space="preserve"> local (via VEGF-B), melhorando a irrigação do couro cabeludo;</w:t>
      </w:r>
    </w:p>
    <w:p w14:paraId="42BE60C8" w14:textId="77777777" w:rsidR="00344329" w:rsidRPr="008B3117" w:rsidRDefault="00316746" w:rsidP="008B3117">
      <w:pPr>
        <w:spacing w:line="360" w:lineRule="auto"/>
        <w:ind w:left="431"/>
        <w:jc w:val="both"/>
        <w:rPr>
          <w:rFonts w:ascii="Arial" w:hAnsi="Arial" w:cs="Arial"/>
          <w:sz w:val="24"/>
          <w:szCs w:val="24"/>
        </w:rPr>
      </w:pPr>
      <w:r w:rsidRPr="008B3117">
        <w:rPr>
          <w:rFonts w:ascii="Arial" w:hAnsi="Arial" w:cs="Arial"/>
          <w:sz w:val="24"/>
          <w:szCs w:val="24"/>
        </w:rPr>
        <w:t>• Promover a transição de folículos da fase telógena para anágena;</w:t>
      </w:r>
    </w:p>
    <w:p w14:paraId="1C93B27F" w14:textId="77777777" w:rsidR="00344329" w:rsidRPr="008B3117" w:rsidRDefault="00316746" w:rsidP="008B3117">
      <w:pPr>
        <w:spacing w:line="360" w:lineRule="auto"/>
        <w:ind w:left="431"/>
        <w:jc w:val="both"/>
        <w:rPr>
          <w:rFonts w:ascii="Arial" w:hAnsi="Arial" w:cs="Arial"/>
          <w:sz w:val="24"/>
          <w:szCs w:val="24"/>
        </w:rPr>
      </w:pPr>
      <w:r w:rsidRPr="008B3117">
        <w:rPr>
          <w:rFonts w:ascii="Arial" w:hAnsi="Arial" w:cs="Arial"/>
          <w:sz w:val="24"/>
          <w:szCs w:val="24"/>
        </w:rPr>
        <w:t>• Potencializar a síntese de ATP, combatendo o estado de depleção energética celular causado pelo estresse oxidativo.</w:t>
      </w:r>
    </w:p>
    <w:p w14:paraId="74B02E4B" w14:textId="35DACCDC" w:rsidR="00344329" w:rsidRPr="008B3117" w:rsidRDefault="00316746" w:rsidP="008B3117">
      <w:pPr>
        <w:spacing w:line="360" w:lineRule="auto"/>
        <w:jc w:val="both"/>
        <w:rPr>
          <w:rFonts w:ascii="Arial" w:hAnsi="Arial" w:cs="Arial"/>
          <w:sz w:val="24"/>
          <w:szCs w:val="24"/>
        </w:rPr>
      </w:pPr>
      <w:r w:rsidRPr="00213FA0">
        <w:rPr>
          <w:rFonts w:ascii="Arial" w:hAnsi="Arial" w:cs="Arial"/>
          <w:sz w:val="24"/>
          <w:szCs w:val="24"/>
        </w:rPr>
        <w:t>Mesoterapia com Minoxidil Injetável:</w:t>
      </w:r>
      <w:r w:rsidR="00213FA0">
        <w:rPr>
          <w:rFonts w:ascii="Arial" w:hAnsi="Arial" w:cs="Arial"/>
          <w:sz w:val="24"/>
          <w:szCs w:val="24"/>
        </w:rPr>
        <w:t xml:space="preserve"> </w:t>
      </w:r>
      <w:r w:rsidRPr="00213FA0">
        <w:rPr>
          <w:rFonts w:ascii="Arial" w:hAnsi="Arial" w:cs="Arial"/>
          <w:sz w:val="24"/>
          <w:szCs w:val="24"/>
        </w:rPr>
        <w:t xml:space="preserve">Ensaio randomizado controlado comparou mesoterapia com </w:t>
      </w:r>
      <w:proofErr w:type="spellStart"/>
      <w:r w:rsidRPr="00213FA0">
        <w:rPr>
          <w:rFonts w:ascii="Arial" w:hAnsi="Arial" w:cs="Arial"/>
          <w:sz w:val="24"/>
          <w:szCs w:val="24"/>
        </w:rPr>
        <w:t>minoxidil</w:t>
      </w:r>
      <w:proofErr w:type="spellEnd"/>
      <w:r w:rsidRPr="00213FA0">
        <w:rPr>
          <w:rFonts w:ascii="Arial" w:hAnsi="Arial" w:cs="Arial"/>
          <w:sz w:val="24"/>
          <w:szCs w:val="24"/>
        </w:rPr>
        <w:t xml:space="preserve"> 2% à aplicação tópica em pacientes femininas com AAF durante 4 meses. A mesoterapia demonstrou melhora significativamente superior à</w:t>
      </w:r>
      <w:r w:rsidRPr="008B3117">
        <w:rPr>
          <w:rFonts w:ascii="Arial" w:hAnsi="Arial" w:cs="Arial"/>
          <w:sz w:val="24"/>
          <w:szCs w:val="24"/>
        </w:rPr>
        <w:t xml:space="preserve"> aplicação tópica em parâmetros </w:t>
      </w:r>
      <w:proofErr w:type="spellStart"/>
      <w:r w:rsidRPr="008B3117">
        <w:rPr>
          <w:rFonts w:ascii="Arial" w:hAnsi="Arial" w:cs="Arial"/>
          <w:sz w:val="24"/>
          <w:szCs w:val="24"/>
        </w:rPr>
        <w:t>tricográficos</w:t>
      </w:r>
      <w:proofErr w:type="spellEnd"/>
      <w:r w:rsidRPr="008B3117">
        <w:rPr>
          <w:rFonts w:ascii="Arial" w:hAnsi="Arial" w:cs="Arial"/>
          <w:sz w:val="24"/>
          <w:szCs w:val="24"/>
        </w:rPr>
        <w:t xml:space="preserve"> e na autoavaliação das pacientes.</w:t>
      </w:r>
    </w:p>
    <w:p w14:paraId="25ECE4B1" w14:textId="0519BF8C" w:rsidR="00344329" w:rsidRPr="008B3117" w:rsidRDefault="00316746" w:rsidP="008B3117">
      <w:pPr>
        <w:spacing w:line="360" w:lineRule="auto"/>
        <w:ind w:left="720"/>
        <w:jc w:val="both"/>
        <w:rPr>
          <w:rFonts w:ascii="Arial" w:hAnsi="Arial" w:cs="Arial"/>
          <w:sz w:val="24"/>
          <w:szCs w:val="24"/>
        </w:rPr>
      </w:pPr>
      <w:proofErr w:type="spellStart"/>
      <w:r w:rsidRPr="0068121B">
        <w:rPr>
          <w:rFonts w:ascii="Arial" w:hAnsi="Arial" w:cs="Arial"/>
          <w:i/>
          <w:iCs/>
          <w:sz w:val="24"/>
          <w:szCs w:val="24"/>
          <w:lang w:val="en-US"/>
        </w:rPr>
        <w:t>Referência</w:t>
      </w:r>
      <w:proofErr w:type="spellEnd"/>
      <w:r w:rsidRPr="0068121B">
        <w:rPr>
          <w:rFonts w:ascii="Arial" w:hAnsi="Arial" w:cs="Arial"/>
          <w:i/>
          <w:iCs/>
          <w:sz w:val="24"/>
          <w:szCs w:val="24"/>
          <w:lang w:val="en-US"/>
        </w:rPr>
        <w:t xml:space="preserve">: "Comparative Study Between 2% Minoxidil Topical Spray vs. Intradermal Injection (Mesotherapy) for Treatment of Androgenetic Alopecia in Female Patients." </w:t>
      </w:r>
      <w:r w:rsidRPr="008B3117">
        <w:rPr>
          <w:rFonts w:ascii="Arial" w:hAnsi="Arial" w:cs="Arial"/>
          <w:i/>
          <w:iCs/>
          <w:sz w:val="24"/>
          <w:szCs w:val="24"/>
        </w:rPr>
        <w:t>EDOJ, v. 6, n. 2, 2010.</w:t>
      </w:r>
      <w:r w:rsidRPr="008B3117">
        <w:rPr>
          <w:rFonts w:ascii="Arial" w:hAnsi="Arial" w:cs="Arial"/>
          <w:i/>
          <w:iCs/>
          <w:sz w:val="24"/>
          <w:szCs w:val="24"/>
        </w:rPr>
        <w:br/>
        <w:t xml:space="preserve">Disponível em: </w:t>
      </w:r>
      <w:hyperlink r:id="rId29" w:history="1">
        <w:r w:rsidR="00FF59E4" w:rsidRPr="008B3117">
          <w:rPr>
            <w:rStyle w:val="Hyperlink"/>
            <w:rFonts w:ascii="Arial" w:hAnsi="Arial" w:cs="Arial"/>
            <w:i/>
            <w:iCs/>
            <w:sz w:val="24"/>
            <w:szCs w:val="24"/>
          </w:rPr>
          <w:t>https://www.edoj.org.eg/vol006/0602/005/01.htm</w:t>
        </w:r>
      </w:hyperlink>
      <w:r w:rsidR="00FF59E4" w:rsidRPr="008B3117">
        <w:rPr>
          <w:rFonts w:ascii="Arial" w:hAnsi="Arial" w:cs="Arial"/>
          <w:i/>
          <w:iCs/>
          <w:sz w:val="24"/>
          <w:szCs w:val="24"/>
        </w:rPr>
        <w:t xml:space="preserve"> </w:t>
      </w:r>
      <w:r w:rsidRPr="008B3117">
        <w:rPr>
          <w:rFonts w:ascii="Arial" w:hAnsi="Arial" w:cs="Arial"/>
          <w:i/>
          <w:iCs/>
          <w:sz w:val="24"/>
          <w:szCs w:val="24"/>
        </w:rPr>
        <w:br/>
        <w:t>Acesso em: 30 de março de 2026</w:t>
      </w:r>
    </w:p>
    <w:p w14:paraId="0C0E0E14" w14:textId="47D60293" w:rsidR="00344329" w:rsidRPr="008B3117" w:rsidRDefault="00316746" w:rsidP="008B3117">
      <w:pPr>
        <w:spacing w:line="360" w:lineRule="auto"/>
        <w:ind w:left="720"/>
        <w:jc w:val="both"/>
        <w:rPr>
          <w:rFonts w:ascii="Arial" w:hAnsi="Arial" w:cs="Arial"/>
          <w:sz w:val="24"/>
          <w:szCs w:val="24"/>
        </w:rPr>
      </w:pPr>
      <w:proofErr w:type="spellStart"/>
      <w:r w:rsidRPr="0068121B">
        <w:rPr>
          <w:rFonts w:ascii="Arial" w:hAnsi="Arial" w:cs="Arial"/>
          <w:i/>
          <w:iCs/>
          <w:sz w:val="24"/>
          <w:szCs w:val="24"/>
          <w:lang w:val="en-US"/>
        </w:rPr>
        <w:t>Referência</w:t>
      </w:r>
      <w:proofErr w:type="spellEnd"/>
      <w:r w:rsidRPr="0068121B">
        <w:rPr>
          <w:rFonts w:ascii="Arial" w:hAnsi="Arial" w:cs="Arial"/>
          <w:i/>
          <w:iCs/>
          <w:sz w:val="24"/>
          <w:szCs w:val="24"/>
          <w:lang w:val="en-US"/>
        </w:rPr>
        <w:t xml:space="preserve">: "Comparing the Efficacy of Mesotherapy to Topical Minoxidil in the Treatment of Female Pattern Hair Loss." </w:t>
      </w:r>
      <w:proofErr w:type="spellStart"/>
      <w:r w:rsidRPr="008B3117">
        <w:rPr>
          <w:rFonts w:ascii="Arial" w:hAnsi="Arial" w:cs="Arial"/>
          <w:i/>
          <w:iCs/>
          <w:sz w:val="24"/>
          <w:szCs w:val="24"/>
        </w:rPr>
        <w:t>PubMed</w:t>
      </w:r>
      <w:proofErr w:type="spellEnd"/>
      <w:r w:rsidRPr="008B3117">
        <w:rPr>
          <w:rFonts w:ascii="Arial" w:hAnsi="Arial" w:cs="Arial"/>
          <w:i/>
          <w:iCs/>
          <w:sz w:val="24"/>
          <w:szCs w:val="24"/>
        </w:rPr>
        <w:t>, 2019.</w:t>
      </w:r>
      <w:r w:rsidRPr="008B3117">
        <w:rPr>
          <w:rFonts w:ascii="Arial" w:hAnsi="Arial" w:cs="Arial"/>
          <w:i/>
          <w:iCs/>
          <w:sz w:val="24"/>
          <w:szCs w:val="24"/>
        </w:rPr>
        <w:br/>
        <w:t xml:space="preserve">Disponível em: </w:t>
      </w:r>
      <w:hyperlink r:id="rId30" w:history="1">
        <w:r w:rsidR="00FF59E4" w:rsidRPr="008B3117">
          <w:rPr>
            <w:rStyle w:val="Hyperlink"/>
            <w:rFonts w:ascii="Arial" w:hAnsi="Arial" w:cs="Arial"/>
            <w:i/>
            <w:iCs/>
            <w:sz w:val="24"/>
            <w:szCs w:val="24"/>
          </w:rPr>
          <w:t>https://pubmed.ncbi.nlm.nih.gov/31032783/</w:t>
        </w:r>
      </w:hyperlink>
      <w:r w:rsidR="00FF59E4" w:rsidRPr="008B3117">
        <w:rPr>
          <w:rFonts w:ascii="Arial" w:hAnsi="Arial" w:cs="Arial"/>
          <w:i/>
          <w:iCs/>
          <w:sz w:val="24"/>
          <w:szCs w:val="24"/>
        </w:rPr>
        <w:t xml:space="preserve"> </w:t>
      </w:r>
      <w:r w:rsidRPr="008B3117">
        <w:rPr>
          <w:rFonts w:ascii="Arial" w:hAnsi="Arial" w:cs="Arial"/>
          <w:i/>
          <w:iCs/>
          <w:sz w:val="24"/>
          <w:szCs w:val="24"/>
        </w:rPr>
        <w:br/>
        <w:t>Acesso em: 30 de março de 2026</w:t>
      </w:r>
    </w:p>
    <w:p w14:paraId="496D394C" w14:textId="77777777" w:rsidR="00344329" w:rsidRPr="008B3117" w:rsidRDefault="00316746" w:rsidP="008B3117">
      <w:pPr>
        <w:spacing w:line="360" w:lineRule="auto"/>
        <w:jc w:val="both"/>
        <w:rPr>
          <w:rFonts w:ascii="Arial" w:hAnsi="Arial" w:cs="Arial"/>
          <w:sz w:val="24"/>
          <w:szCs w:val="24"/>
        </w:rPr>
      </w:pPr>
      <w:r w:rsidRPr="008B3117">
        <w:rPr>
          <w:rFonts w:ascii="Arial" w:hAnsi="Arial" w:cs="Arial"/>
          <w:sz w:val="24"/>
          <w:szCs w:val="24"/>
        </w:rPr>
        <w:t>O PDRN é um agente regenerativo derivado de DNA de esperma de salmão (</w:t>
      </w:r>
      <w:proofErr w:type="spellStart"/>
      <w:r w:rsidRPr="008B3117">
        <w:rPr>
          <w:rFonts w:ascii="Arial" w:hAnsi="Arial" w:cs="Arial"/>
          <w:i/>
          <w:iCs/>
          <w:sz w:val="24"/>
          <w:szCs w:val="24"/>
        </w:rPr>
        <w:t>Oncorhynchus</w:t>
      </w:r>
      <w:proofErr w:type="spellEnd"/>
      <w:r w:rsidRPr="008B3117">
        <w:rPr>
          <w:rFonts w:ascii="Arial" w:hAnsi="Arial" w:cs="Arial"/>
          <w:i/>
          <w:iCs/>
          <w:sz w:val="24"/>
          <w:szCs w:val="24"/>
        </w:rPr>
        <w:t xml:space="preserve"> </w:t>
      </w:r>
      <w:proofErr w:type="spellStart"/>
      <w:r w:rsidRPr="008B3117">
        <w:rPr>
          <w:rFonts w:ascii="Arial" w:hAnsi="Arial" w:cs="Arial"/>
          <w:i/>
          <w:iCs/>
          <w:sz w:val="24"/>
          <w:szCs w:val="24"/>
        </w:rPr>
        <w:t>keta</w:t>
      </w:r>
      <w:proofErr w:type="spellEnd"/>
      <w:r w:rsidRPr="008B3117">
        <w:rPr>
          <w:rFonts w:ascii="Arial" w:hAnsi="Arial" w:cs="Arial"/>
          <w:sz w:val="24"/>
          <w:szCs w:val="24"/>
        </w:rPr>
        <w:t xml:space="preserve">), composto por fragmentos de DNA de baixo peso molecular. Atua como </w:t>
      </w:r>
      <w:proofErr w:type="spellStart"/>
      <w:r w:rsidRPr="008B3117">
        <w:rPr>
          <w:rFonts w:ascii="Arial" w:hAnsi="Arial" w:cs="Arial"/>
          <w:sz w:val="24"/>
          <w:szCs w:val="24"/>
        </w:rPr>
        <w:t>biostimulador</w:t>
      </w:r>
      <w:proofErr w:type="spellEnd"/>
      <w:r w:rsidRPr="008B3117">
        <w:rPr>
          <w:rFonts w:ascii="Arial" w:hAnsi="Arial" w:cs="Arial"/>
          <w:sz w:val="24"/>
          <w:szCs w:val="24"/>
        </w:rPr>
        <w:t xml:space="preserve"> celular, promovendo regeneração tecidual através de mecanismos específicos.</w:t>
      </w:r>
    </w:p>
    <w:p w14:paraId="0CFE4B02" w14:textId="77777777" w:rsidR="00344329" w:rsidRPr="008B3117" w:rsidRDefault="00316746" w:rsidP="008B3117">
      <w:pPr>
        <w:spacing w:line="360" w:lineRule="auto"/>
        <w:jc w:val="both"/>
        <w:rPr>
          <w:rFonts w:ascii="Arial" w:hAnsi="Arial" w:cs="Arial"/>
          <w:sz w:val="24"/>
          <w:szCs w:val="24"/>
        </w:rPr>
      </w:pPr>
      <w:r w:rsidRPr="008B3117">
        <w:rPr>
          <w:rFonts w:ascii="Arial" w:hAnsi="Arial" w:cs="Arial"/>
          <w:sz w:val="24"/>
          <w:szCs w:val="24"/>
        </w:rPr>
        <w:t>Estudo com PDRN e laser fracionado demonstrou que PDRN administrado via microcanais criados por laser fracionado resultou em melhora de 53,1% na espessura capilar — 3,3 vezes mais eficaz que a mesoterapia padrão.</w:t>
      </w:r>
    </w:p>
    <w:p w14:paraId="12904247" w14:textId="30A6FDFF" w:rsidR="00344329" w:rsidRPr="008B3117" w:rsidRDefault="00316746" w:rsidP="008B3117">
      <w:pPr>
        <w:spacing w:line="360" w:lineRule="auto"/>
        <w:ind w:left="720"/>
        <w:jc w:val="both"/>
        <w:rPr>
          <w:rFonts w:ascii="Arial" w:hAnsi="Arial" w:cs="Arial"/>
          <w:sz w:val="24"/>
          <w:szCs w:val="24"/>
        </w:rPr>
      </w:pPr>
      <w:proofErr w:type="spellStart"/>
      <w:r w:rsidRPr="0068121B">
        <w:rPr>
          <w:rFonts w:ascii="Arial" w:hAnsi="Arial" w:cs="Arial"/>
          <w:i/>
          <w:iCs/>
          <w:sz w:val="24"/>
          <w:szCs w:val="24"/>
          <w:lang w:val="en-US"/>
        </w:rPr>
        <w:lastRenderedPageBreak/>
        <w:t>Referência</w:t>
      </w:r>
      <w:proofErr w:type="spellEnd"/>
      <w:r w:rsidRPr="0068121B">
        <w:rPr>
          <w:rFonts w:ascii="Arial" w:hAnsi="Arial" w:cs="Arial"/>
          <w:i/>
          <w:iCs/>
          <w:sz w:val="24"/>
          <w:szCs w:val="24"/>
          <w:lang w:val="en-US"/>
        </w:rPr>
        <w:t>: "Therapeutic Efficacy of 1,927-nm Fractionated Thulium Laser Energy and Polydeoxyribonucleotide on Pattern Hair Loss." Journal of the Korean Society for Laser Medicine and Surgery.</w:t>
      </w:r>
      <w:r w:rsidRPr="0068121B">
        <w:rPr>
          <w:rFonts w:ascii="Arial" w:hAnsi="Arial" w:cs="Arial"/>
          <w:i/>
          <w:iCs/>
          <w:sz w:val="24"/>
          <w:szCs w:val="24"/>
          <w:lang w:val="en-US"/>
        </w:rPr>
        <w:br/>
      </w:r>
      <w:r w:rsidRPr="008B3117">
        <w:rPr>
          <w:rFonts w:ascii="Arial" w:hAnsi="Arial" w:cs="Arial"/>
          <w:i/>
          <w:iCs/>
          <w:sz w:val="24"/>
          <w:szCs w:val="24"/>
        </w:rPr>
        <w:t xml:space="preserve">Disponível em: </w:t>
      </w:r>
      <w:hyperlink r:id="rId31" w:history="1">
        <w:r w:rsidR="00FF59E4" w:rsidRPr="008B3117">
          <w:rPr>
            <w:rStyle w:val="Hyperlink"/>
            <w:rFonts w:ascii="Arial" w:hAnsi="Arial" w:cs="Arial"/>
            <w:i/>
            <w:iCs/>
            <w:sz w:val="24"/>
            <w:szCs w:val="24"/>
          </w:rPr>
          <w:t>https://www.jkslms.or.kr/journal/view.html?uid=67&amp;vmd=Full</w:t>
        </w:r>
      </w:hyperlink>
      <w:r w:rsidR="00FF59E4" w:rsidRPr="008B3117">
        <w:rPr>
          <w:rFonts w:ascii="Arial" w:hAnsi="Arial" w:cs="Arial"/>
          <w:i/>
          <w:iCs/>
          <w:sz w:val="24"/>
          <w:szCs w:val="24"/>
        </w:rPr>
        <w:t xml:space="preserve"> </w:t>
      </w:r>
      <w:r w:rsidRPr="008B3117">
        <w:rPr>
          <w:rFonts w:ascii="Arial" w:hAnsi="Arial" w:cs="Arial"/>
          <w:i/>
          <w:iCs/>
          <w:sz w:val="24"/>
          <w:szCs w:val="24"/>
        </w:rPr>
        <w:br/>
        <w:t>Acesso em: 30 de março de 2026).</w:t>
      </w:r>
    </w:p>
    <w:p w14:paraId="434B5A43" w14:textId="77777777" w:rsidR="00344329" w:rsidRPr="008B3117" w:rsidRDefault="00316746" w:rsidP="008B3117">
      <w:pPr>
        <w:spacing w:line="360" w:lineRule="auto"/>
        <w:jc w:val="both"/>
        <w:rPr>
          <w:rFonts w:ascii="Arial" w:hAnsi="Arial" w:cs="Arial"/>
          <w:sz w:val="24"/>
          <w:szCs w:val="24"/>
        </w:rPr>
      </w:pPr>
      <w:r w:rsidRPr="00213FA0">
        <w:rPr>
          <w:rFonts w:ascii="Arial" w:hAnsi="Arial" w:cs="Arial"/>
          <w:sz w:val="24"/>
          <w:szCs w:val="24"/>
        </w:rPr>
        <w:t>Perfil de segurança: Estudos</w:t>
      </w:r>
      <w:r w:rsidRPr="008B3117">
        <w:rPr>
          <w:rFonts w:ascii="Arial" w:hAnsi="Arial" w:cs="Arial"/>
          <w:sz w:val="24"/>
          <w:szCs w:val="24"/>
        </w:rPr>
        <w:t xml:space="preserve"> relatam mais de 300.000 prescrições sem eventos adversos graves em ensaios clínicos para queda capilar.</w:t>
      </w:r>
    </w:p>
    <w:p w14:paraId="7373EFED" w14:textId="77777777" w:rsidR="00344329" w:rsidRPr="008B3117" w:rsidRDefault="00316746" w:rsidP="008B3117">
      <w:pPr>
        <w:spacing w:line="360" w:lineRule="auto"/>
        <w:ind w:left="431"/>
        <w:jc w:val="both"/>
        <w:rPr>
          <w:rFonts w:ascii="Arial" w:hAnsi="Arial" w:cs="Arial"/>
          <w:sz w:val="24"/>
          <w:szCs w:val="24"/>
        </w:rPr>
      </w:pPr>
      <w:r w:rsidRPr="008B3117">
        <w:rPr>
          <w:rFonts w:ascii="Arial" w:hAnsi="Arial" w:cs="Arial"/>
          <w:sz w:val="24"/>
          <w:szCs w:val="24"/>
        </w:rPr>
        <w:t>1. Ativação do receptor A2A de adenosina nas células da papila dérmica → aumento da proliferação celular e extensão da fase anágena (crescimento);</w:t>
      </w:r>
    </w:p>
    <w:p w14:paraId="41C85248" w14:textId="77777777" w:rsidR="00344329" w:rsidRPr="008B3117" w:rsidRDefault="00316746" w:rsidP="008B3117">
      <w:pPr>
        <w:spacing w:line="360" w:lineRule="auto"/>
        <w:ind w:left="431"/>
        <w:jc w:val="both"/>
        <w:rPr>
          <w:rFonts w:ascii="Arial" w:hAnsi="Arial" w:cs="Arial"/>
          <w:sz w:val="24"/>
          <w:szCs w:val="24"/>
        </w:rPr>
      </w:pPr>
      <w:r w:rsidRPr="008B3117">
        <w:rPr>
          <w:rFonts w:ascii="Arial" w:hAnsi="Arial" w:cs="Arial"/>
          <w:sz w:val="24"/>
          <w:szCs w:val="24"/>
        </w:rPr>
        <w:t>2. Estimulação de VEGF e angiogênese → melhora da microcirculação do couro cabeludo;</w:t>
      </w:r>
    </w:p>
    <w:p w14:paraId="3D095F4F" w14:textId="77777777" w:rsidR="00344329" w:rsidRPr="008B3117" w:rsidRDefault="00316746" w:rsidP="008B3117">
      <w:pPr>
        <w:spacing w:line="360" w:lineRule="auto"/>
        <w:ind w:left="431"/>
        <w:jc w:val="both"/>
        <w:rPr>
          <w:rFonts w:ascii="Arial" w:hAnsi="Arial" w:cs="Arial"/>
          <w:sz w:val="24"/>
          <w:szCs w:val="24"/>
        </w:rPr>
      </w:pPr>
      <w:r w:rsidRPr="008B3117">
        <w:rPr>
          <w:rFonts w:ascii="Arial" w:hAnsi="Arial" w:cs="Arial"/>
          <w:sz w:val="24"/>
          <w:szCs w:val="24"/>
        </w:rPr>
        <w:t>3. Regulação positiva de fatores de crescimento → FGF-7, PDGF e fator de crescimento de fibroblastos;</w:t>
      </w:r>
    </w:p>
    <w:p w14:paraId="2B9A3AA8" w14:textId="77777777" w:rsidR="00344329" w:rsidRPr="008B3117" w:rsidRDefault="00316746" w:rsidP="008B3117">
      <w:pPr>
        <w:spacing w:line="360" w:lineRule="auto"/>
        <w:ind w:left="431"/>
        <w:jc w:val="both"/>
        <w:rPr>
          <w:rFonts w:ascii="Arial" w:hAnsi="Arial" w:cs="Arial"/>
          <w:sz w:val="24"/>
          <w:szCs w:val="24"/>
        </w:rPr>
      </w:pPr>
      <w:r w:rsidRPr="008B3117">
        <w:rPr>
          <w:rFonts w:ascii="Arial" w:hAnsi="Arial" w:cs="Arial"/>
          <w:sz w:val="24"/>
          <w:szCs w:val="24"/>
        </w:rPr>
        <w:t xml:space="preserve">4. Efeito anti-inflamatório → redução da inflamação </w:t>
      </w:r>
      <w:proofErr w:type="spellStart"/>
      <w:r w:rsidRPr="008B3117">
        <w:rPr>
          <w:rFonts w:ascii="Arial" w:hAnsi="Arial" w:cs="Arial"/>
          <w:sz w:val="24"/>
          <w:szCs w:val="24"/>
        </w:rPr>
        <w:t>perifolicular</w:t>
      </w:r>
      <w:proofErr w:type="spellEnd"/>
      <w:r w:rsidRPr="008B3117">
        <w:rPr>
          <w:rFonts w:ascii="Arial" w:hAnsi="Arial" w:cs="Arial"/>
          <w:sz w:val="24"/>
          <w:szCs w:val="24"/>
        </w:rPr>
        <w:t xml:space="preserve"> crônica;</w:t>
      </w:r>
    </w:p>
    <w:p w14:paraId="56C91A85" w14:textId="77777777" w:rsidR="00344329" w:rsidRPr="008B3117" w:rsidRDefault="00316746" w:rsidP="008B3117">
      <w:pPr>
        <w:spacing w:line="360" w:lineRule="auto"/>
        <w:ind w:left="431"/>
        <w:jc w:val="both"/>
        <w:rPr>
          <w:rFonts w:ascii="Arial" w:hAnsi="Arial" w:cs="Arial"/>
          <w:sz w:val="24"/>
          <w:szCs w:val="24"/>
        </w:rPr>
      </w:pPr>
      <w:r w:rsidRPr="008B3117">
        <w:rPr>
          <w:rFonts w:ascii="Arial" w:hAnsi="Arial" w:cs="Arial"/>
          <w:sz w:val="24"/>
          <w:szCs w:val="24"/>
        </w:rPr>
        <w:t xml:space="preserve">5. Proteção das células foliculares contra </w:t>
      </w:r>
      <w:proofErr w:type="spellStart"/>
      <w:r w:rsidRPr="008B3117">
        <w:rPr>
          <w:rFonts w:ascii="Arial" w:hAnsi="Arial" w:cs="Arial"/>
          <w:sz w:val="24"/>
          <w:szCs w:val="24"/>
        </w:rPr>
        <w:t>dano</w:t>
      </w:r>
      <w:proofErr w:type="spellEnd"/>
      <w:r w:rsidRPr="008B3117">
        <w:rPr>
          <w:rFonts w:ascii="Arial" w:hAnsi="Arial" w:cs="Arial"/>
          <w:sz w:val="24"/>
          <w:szCs w:val="24"/>
        </w:rPr>
        <w:t xml:space="preserve"> mediado por DHT;</w:t>
      </w:r>
    </w:p>
    <w:p w14:paraId="0D18617B" w14:textId="2C7B9032" w:rsidR="00344329" w:rsidRDefault="00316746" w:rsidP="00A9389D">
      <w:pPr>
        <w:spacing w:line="360" w:lineRule="auto"/>
        <w:ind w:left="431"/>
        <w:jc w:val="both"/>
        <w:rPr>
          <w:rFonts w:ascii="Arial" w:hAnsi="Arial" w:cs="Arial"/>
          <w:sz w:val="24"/>
          <w:szCs w:val="24"/>
        </w:rPr>
      </w:pPr>
      <w:r w:rsidRPr="008B3117">
        <w:rPr>
          <w:rFonts w:ascii="Arial" w:hAnsi="Arial" w:cs="Arial"/>
          <w:sz w:val="24"/>
          <w:szCs w:val="24"/>
        </w:rPr>
        <w:t xml:space="preserve">6. Via de salvamento de DNA → promoção de </w:t>
      </w:r>
      <w:proofErr w:type="spellStart"/>
      <w:r w:rsidRPr="008B3117">
        <w:rPr>
          <w:rFonts w:ascii="Arial" w:hAnsi="Arial" w:cs="Arial"/>
          <w:sz w:val="24"/>
          <w:szCs w:val="24"/>
        </w:rPr>
        <w:t>imunomodulação</w:t>
      </w:r>
      <w:proofErr w:type="spellEnd"/>
      <w:r w:rsidRPr="008B3117">
        <w:rPr>
          <w:rFonts w:ascii="Arial" w:hAnsi="Arial" w:cs="Arial"/>
          <w:sz w:val="24"/>
          <w:szCs w:val="24"/>
        </w:rPr>
        <w:t xml:space="preserve"> e bioestimulação celular.</w:t>
      </w:r>
    </w:p>
    <w:p w14:paraId="081236DF" w14:textId="77777777" w:rsidR="00A9389D" w:rsidRPr="008B3117" w:rsidRDefault="00A9389D" w:rsidP="00A9389D">
      <w:pPr>
        <w:spacing w:line="360" w:lineRule="auto"/>
        <w:ind w:left="431"/>
        <w:jc w:val="both"/>
        <w:rPr>
          <w:rFonts w:ascii="Arial" w:hAnsi="Arial" w:cs="Arial"/>
          <w:sz w:val="24"/>
          <w:szCs w:val="24"/>
        </w:rPr>
      </w:pPr>
    </w:p>
    <w:p w14:paraId="7B605FAE" w14:textId="3A027D8F" w:rsidR="00344329" w:rsidRPr="008B3117" w:rsidRDefault="00316746" w:rsidP="008B3117">
      <w:pPr>
        <w:pStyle w:val="Ttulo1"/>
        <w:spacing w:line="360" w:lineRule="auto"/>
        <w:jc w:val="both"/>
        <w:rPr>
          <w:rFonts w:ascii="Arial" w:hAnsi="Arial" w:cs="Arial"/>
          <w:sz w:val="24"/>
          <w:szCs w:val="24"/>
        </w:rPr>
      </w:pPr>
      <w:r w:rsidRPr="008B3117">
        <w:rPr>
          <w:rFonts w:ascii="Arial" w:hAnsi="Arial" w:cs="Arial"/>
          <w:b/>
          <w:bCs/>
          <w:sz w:val="24"/>
          <w:szCs w:val="24"/>
        </w:rPr>
        <w:t>6. D</w:t>
      </w:r>
    </w:p>
    <w:p w14:paraId="3B4398A9" w14:textId="1C8401BC" w:rsidR="00344329" w:rsidRPr="008B3117" w:rsidRDefault="00316746" w:rsidP="008B3117">
      <w:pPr>
        <w:spacing w:line="360" w:lineRule="auto"/>
        <w:jc w:val="both"/>
        <w:rPr>
          <w:rFonts w:ascii="Arial" w:hAnsi="Arial" w:cs="Arial"/>
          <w:sz w:val="24"/>
          <w:szCs w:val="24"/>
        </w:rPr>
      </w:pPr>
      <w:r w:rsidRPr="008B3117">
        <w:rPr>
          <w:rFonts w:ascii="Arial" w:hAnsi="Arial" w:cs="Arial"/>
          <w:sz w:val="24"/>
          <w:szCs w:val="24"/>
        </w:rPr>
        <w:t xml:space="preserve">O presente estudo de caso demonstra que a alopecia androgenética feminina não pode ser compreendida exclusivamente sob a óptica genético-hormonal. A paciente apresentava predisposição genética, mas foi o encadeamento de fatores sistêmicos — estresse emocional crônico, disbiose intestinal, infecção por H. </w:t>
      </w:r>
      <w:proofErr w:type="spellStart"/>
      <w:r w:rsidRPr="008B3117">
        <w:rPr>
          <w:rFonts w:ascii="Arial" w:hAnsi="Arial" w:cs="Arial"/>
          <w:sz w:val="24"/>
          <w:szCs w:val="24"/>
        </w:rPr>
        <w:t>pylori</w:t>
      </w:r>
      <w:proofErr w:type="spellEnd"/>
      <w:r w:rsidRPr="008B3117">
        <w:rPr>
          <w:rFonts w:ascii="Arial" w:hAnsi="Arial" w:cs="Arial"/>
          <w:sz w:val="24"/>
          <w:szCs w:val="24"/>
        </w:rPr>
        <w:t>, deficiências nutricionais— que acelerou dramaticamente a progressão da miniaturização folicular.</w:t>
      </w:r>
    </w:p>
    <w:p w14:paraId="2B446E60" w14:textId="77777777" w:rsidR="00344329" w:rsidRPr="008B3117" w:rsidRDefault="00316746" w:rsidP="008B3117">
      <w:pPr>
        <w:spacing w:line="360" w:lineRule="auto"/>
        <w:jc w:val="both"/>
        <w:rPr>
          <w:rFonts w:ascii="Arial" w:hAnsi="Arial" w:cs="Arial"/>
          <w:sz w:val="24"/>
          <w:szCs w:val="24"/>
        </w:rPr>
      </w:pPr>
      <w:r w:rsidRPr="008B3117">
        <w:rPr>
          <w:rFonts w:ascii="Arial" w:hAnsi="Arial" w:cs="Arial"/>
          <w:sz w:val="24"/>
          <w:szCs w:val="24"/>
        </w:rPr>
        <w:t>A cascata fisiopatológica identificada segue uma lógica cientificamente fundamentada:</w:t>
      </w:r>
    </w:p>
    <w:p w14:paraId="7B4B30B0" w14:textId="77777777" w:rsidR="00344329" w:rsidRPr="008B3117" w:rsidRDefault="00316746" w:rsidP="008B3117">
      <w:pPr>
        <w:spacing w:line="360" w:lineRule="auto"/>
        <w:jc w:val="both"/>
        <w:rPr>
          <w:rFonts w:ascii="Arial" w:hAnsi="Arial" w:cs="Arial"/>
          <w:sz w:val="24"/>
          <w:szCs w:val="24"/>
        </w:rPr>
      </w:pPr>
      <w:r w:rsidRPr="008B3117">
        <w:rPr>
          <w:rFonts w:ascii="Arial" w:hAnsi="Arial" w:cs="Arial"/>
          <w:b/>
          <w:bCs/>
          <w:sz w:val="24"/>
          <w:szCs w:val="24"/>
        </w:rPr>
        <w:t>1. O estresse emocional crônico altera a microbiota intestinal</w:t>
      </w:r>
      <w:r w:rsidRPr="008B3117">
        <w:rPr>
          <w:rFonts w:ascii="Arial" w:hAnsi="Arial" w:cs="Arial"/>
          <w:sz w:val="24"/>
          <w:szCs w:val="24"/>
        </w:rPr>
        <w:t xml:space="preserve"> — confirmado por Madison &amp; </w:t>
      </w:r>
      <w:proofErr w:type="spellStart"/>
      <w:r w:rsidRPr="008B3117">
        <w:rPr>
          <w:rFonts w:ascii="Arial" w:hAnsi="Arial" w:cs="Arial"/>
          <w:sz w:val="24"/>
          <w:szCs w:val="24"/>
        </w:rPr>
        <w:t>Kiecolt</w:t>
      </w:r>
      <w:proofErr w:type="spellEnd"/>
      <w:r w:rsidRPr="008B3117">
        <w:rPr>
          <w:rFonts w:ascii="Arial" w:hAnsi="Arial" w:cs="Arial"/>
          <w:sz w:val="24"/>
          <w:szCs w:val="24"/>
        </w:rPr>
        <w:t xml:space="preserve">-Glaser (2024), </w:t>
      </w:r>
      <w:proofErr w:type="spellStart"/>
      <w:r w:rsidRPr="008B3117">
        <w:rPr>
          <w:rFonts w:ascii="Arial" w:hAnsi="Arial" w:cs="Arial"/>
          <w:sz w:val="24"/>
          <w:szCs w:val="24"/>
        </w:rPr>
        <w:t>Carabotti</w:t>
      </w:r>
      <w:proofErr w:type="spellEnd"/>
      <w:r w:rsidRPr="008B3117">
        <w:rPr>
          <w:rFonts w:ascii="Arial" w:hAnsi="Arial" w:cs="Arial"/>
          <w:sz w:val="24"/>
          <w:szCs w:val="24"/>
        </w:rPr>
        <w:t xml:space="preserve"> et al. (2015) e Li et al. (2020). A ativação crônica do eixo HPA, com elevação sustentada de cortisol, e a liberação de neuropeptídeos como a substância P (Peters et al., 2001, 2006, 2007) criam um ambiente pró-inflamatório que compromete tanto a barreira intestinal quanto os folículos capilares diretamente.</w:t>
      </w:r>
    </w:p>
    <w:p w14:paraId="0E97CBA6" w14:textId="77777777" w:rsidR="00344329" w:rsidRPr="008B3117" w:rsidRDefault="00316746" w:rsidP="008B3117">
      <w:pPr>
        <w:spacing w:line="360" w:lineRule="auto"/>
        <w:jc w:val="both"/>
        <w:rPr>
          <w:rFonts w:ascii="Arial" w:hAnsi="Arial" w:cs="Arial"/>
          <w:sz w:val="24"/>
          <w:szCs w:val="24"/>
        </w:rPr>
      </w:pPr>
      <w:r w:rsidRPr="008B3117">
        <w:rPr>
          <w:rFonts w:ascii="Arial" w:hAnsi="Arial" w:cs="Arial"/>
          <w:b/>
          <w:bCs/>
          <w:sz w:val="24"/>
          <w:szCs w:val="24"/>
        </w:rPr>
        <w:t xml:space="preserve">2. A disbiose intestinal facilita/agrava a infecção por H. </w:t>
      </w:r>
      <w:proofErr w:type="spellStart"/>
      <w:r w:rsidRPr="008B3117">
        <w:rPr>
          <w:rFonts w:ascii="Arial" w:hAnsi="Arial" w:cs="Arial"/>
          <w:b/>
          <w:bCs/>
          <w:sz w:val="24"/>
          <w:szCs w:val="24"/>
        </w:rPr>
        <w:t>pylori</w:t>
      </w:r>
      <w:proofErr w:type="spellEnd"/>
      <w:r w:rsidRPr="008B3117">
        <w:rPr>
          <w:rFonts w:ascii="Arial" w:hAnsi="Arial" w:cs="Arial"/>
          <w:sz w:val="24"/>
          <w:szCs w:val="24"/>
        </w:rPr>
        <w:t xml:space="preserve"> — a perda de diversidade bacteriana protetora e o aumento da permeabilidade intestinal criam </w:t>
      </w:r>
      <w:r w:rsidRPr="008B3117">
        <w:rPr>
          <w:rFonts w:ascii="Arial" w:hAnsi="Arial" w:cs="Arial"/>
          <w:sz w:val="24"/>
          <w:szCs w:val="24"/>
        </w:rPr>
        <w:lastRenderedPageBreak/>
        <w:t xml:space="preserve">condições favoráveis para a colonização ou agravamento da infecção por H. </w:t>
      </w:r>
      <w:proofErr w:type="spellStart"/>
      <w:r w:rsidRPr="008B3117">
        <w:rPr>
          <w:rFonts w:ascii="Arial" w:hAnsi="Arial" w:cs="Arial"/>
          <w:sz w:val="24"/>
          <w:szCs w:val="24"/>
        </w:rPr>
        <w:t>pylori</w:t>
      </w:r>
      <w:proofErr w:type="spellEnd"/>
      <w:r w:rsidRPr="008B3117">
        <w:rPr>
          <w:rFonts w:ascii="Arial" w:hAnsi="Arial" w:cs="Arial"/>
          <w:sz w:val="24"/>
          <w:szCs w:val="24"/>
        </w:rPr>
        <w:t>, com consequente gastrite crônica.</w:t>
      </w:r>
    </w:p>
    <w:p w14:paraId="706C4E95" w14:textId="77777777" w:rsidR="00344329" w:rsidRPr="008B3117" w:rsidRDefault="00316746" w:rsidP="008B3117">
      <w:pPr>
        <w:spacing w:line="360" w:lineRule="auto"/>
        <w:jc w:val="both"/>
        <w:rPr>
          <w:rFonts w:ascii="Arial" w:hAnsi="Arial" w:cs="Arial"/>
          <w:sz w:val="24"/>
          <w:szCs w:val="24"/>
        </w:rPr>
      </w:pPr>
      <w:r w:rsidRPr="008B3117">
        <w:rPr>
          <w:rFonts w:ascii="Arial" w:hAnsi="Arial" w:cs="Arial"/>
          <w:b/>
          <w:bCs/>
          <w:sz w:val="24"/>
          <w:szCs w:val="24"/>
        </w:rPr>
        <w:t xml:space="preserve">3. O H. </w:t>
      </w:r>
      <w:proofErr w:type="spellStart"/>
      <w:r w:rsidRPr="008B3117">
        <w:rPr>
          <w:rFonts w:ascii="Arial" w:hAnsi="Arial" w:cs="Arial"/>
          <w:b/>
          <w:bCs/>
          <w:sz w:val="24"/>
          <w:szCs w:val="24"/>
        </w:rPr>
        <w:t>pylori</w:t>
      </w:r>
      <w:proofErr w:type="spellEnd"/>
      <w:r w:rsidRPr="008B3117">
        <w:rPr>
          <w:rFonts w:ascii="Arial" w:hAnsi="Arial" w:cs="Arial"/>
          <w:b/>
          <w:bCs/>
          <w:sz w:val="24"/>
          <w:szCs w:val="24"/>
        </w:rPr>
        <w:t xml:space="preserve"> causa má absorção de nutrientes essenciais à saúde capilar</w:t>
      </w:r>
      <w:r w:rsidRPr="008B3117">
        <w:rPr>
          <w:rFonts w:ascii="Arial" w:hAnsi="Arial" w:cs="Arial"/>
          <w:sz w:val="24"/>
          <w:szCs w:val="24"/>
        </w:rPr>
        <w:t xml:space="preserve"> — ferro (meta-análise PMC, 2010; </w:t>
      </w:r>
      <w:proofErr w:type="spellStart"/>
      <w:r w:rsidRPr="008B3117">
        <w:rPr>
          <w:rFonts w:ascii="Arial" w:hAnsi="Arial" w:cs="Arial"/>
          <w:sz w:val="24"/>
          <w:szCs w:val="24"/>
        </w:rPr>
        <w:t>Frontiers</w:t>
      </w:r>
      <w:proofErr w:type="spellEnd"/>
      <w:r w:rsidRPr="008B3117">
        <w:rPr>
          <w:rFonts w:ascii="Arial" w:hAnsi="Arial" w:cs="Arial"/>
          <w:sz w:val="24"/>
          <w:szCs w:val="24"/>
        </w:rPr>
        <w:t xml:space="preserve"> </w:t>
      </w:r>
      <w:proofErr w:type="spellStart"/>
      <w:r w:rsidRPr="008B3117">
        <w:rPr>
          <w:rFonts w:ascii="Arial" w:hAnsi="Arial" w:cs="Arial"/>
          <w:sz w:val="24"/>
          <w:szCs w:val="24"/>
        </w:rPr>
        <w:t>Microbiology</w:t>
      </w:r>
      <w:proofErr w:type="spellEnd"/>
      <w:r w:rsidRPr="008B3117">
        <w:rPr>
          <w:rFonts w:ascii="Arial" w:hAnsi="Arial" w:cs="Arial"/>
          <w:sz w:val="24"/>
          <w:szCs w:val="24"/>
        </w:rPr>
        <w:t>, 2025), vitamina B12 (PMC, 2013) e zinco — todos nutrientes com papel documentado na manutenção do ciclo capilar (</w:t>
      </w:r>
      <w:proofErr w:type="spellStart"/>
      <w:r w:rsidRPr="008B3117">
        <w:rPr>
          <w:rFonts w:ascii="Arial" w:hAnsi="Arial" w:cs="Arial"/>
          <w:sz w:val="24"/>
          <w:szCs w:val="24"/>
        </w:rPr>
        <w:t>Guo</w:t>
      </w:r>
      <w:proofErr w:type="spellEnd"/>
      <w:r w:rsidRPr="008B3117">
        <w:rPr>
          <w:rFonts w:ascii="Arial" w:hAnsi="Arial" w:cs="Arial"/>
          <w:sz w:val="24"/>
          <w:szCs w:val="24"/>
        </w:rPr>
        <w:t xml:space="preserve"> &amp; </w:t>
      </w:r>
      <w:proofErr w:type="spellStart"/>
      <w:r w:rsidRPr="008B3117">
        <w:rPr>
          <w:rFonts w:ascii="Arial" w:hAnsi="Arial" w:cs="Arial"/>
          <w:sz w:val="24"/>
          <w:szCs w:val="24"/>
        </w:rPr>
        <w:t>Katta</w:t>
      </w:r>
      <w:proofErr w:type="spellEnd"/>
      <w:r w:rsidRPr="008B3117">
        <w:rPr>
          <w:rFonts w:ascii="Arial" w:hAnsi="Arial" w:cs="Arial"/>
          <w:sz w:val="24"/>
          <w:szCs w:val="24"/>
        </w:rPr>
        <w:t>, 2017). A meta-análise de 36 estudos (PMC, 2022) confirmou que mulheres com alopecia apresentam ferritina significativamente mais baixa.</w:t>
      </w:r>
    </w:p>
    <w:p w14:paraId="060F9B93" w14:textId="77777777" w:rsidR="00344329" w:rsidRPr="008B3117" w:rsidRDefault="00316746" w:rsidP="008B3117">
      <w:pPr>
        <w:spacing w:line="360" w:lineRule="auto"/>
        <w:jc w:val="both"/>
        <w:rPr>
          <w:rFonts w:ascii="Arial" w:hAnsi="Arial" w:cs="Arial"/>
          <w:sz w:val="24"/>
          <w:szCs w:val="24"/>
        </w:rPr>
      </w:pPr>
      <w:r w:rsidRPr="008B3117">
        <w:rPr>
          <w:rFonts w:ascii="Arial" w:hAnsi="Arial" w:cs="Arial"/>
          <w:b/>
          <w:bCs/>
          <w:sz w:val="24"/>
          <w:szCs w:val="24"/>
        </w:rPr>
        <w:t>4. A deficiência nutricional combinada com estresse emocional intensifica o estresse oxidativo</w:t>
      </w:r>
      <w:r w:rsidRPr="008B3117">
        <w:rPr>
          <w:rFonts w:ascii="Arial" w:hAnsi="Arial" w:cs="Arial"/>
          <w:sz w:val="24"/>
          <w:szCs w:val="24"/>
        </w:rPr>
        <w:t xml:space="preserve"> — </w:t>
      </w:r>
      <w:proofErr w:type="spellStart"/>
      <w:r w:rsidRPr="008B3117">
        <w:rPr>
          <w:rFonts w:ascii="Arial" w:hAnsi="Arial" w:cs="Arial"/>
          <w:sz w:val="24"/>
          <w:szCs w:val="24"/>
        </w:rPr>
        <w:t>Prie</w:t>
      </w:r>
      <w:proofErr w:type="spellEnd"/>
      <w:r w:rsidRPr="008B3117">
        <w:rPr>
          <w:rFonts w:ascii="Arial" w:hAnsi="Arial" w:cs="Arial"/>
          <w:sz w:val="24"/>
          <w:szCs w:val="24"/>
        </w:rPr>
        <w:t xml:space="preserve"> et al. (2016) demonstraram que pacientes com AAG apresentam capacidade antioxidante total diminuída, SOD eritrocitária reduzida e MDA elevado. Na paciente em estudo, a convergência de múltiplos fatores oxidantes criou um ambiente oxidativo extremamente hostil aos folículos capilares.</w:t>
      </w:r>
    </w:p>
    <w:p w14:paraId="0B234DE5" w14:textId="77777777" w:rsidR="00344329" w:rsidRPr="008B3117" w:rsidRDefault="00344329" w:rsidP="008B3117">
      <w:pPr>
        <w:spacing w:line="360" w:lineRule="auto"/>
        <w:jc w:val="both"/>
        <w:rPr>
          <w:rFonts w:ascii="Arial" w:hAnsi="Arial" w:cs="Arial"/>
          <w:sz w:val="24"/>
          <w:szCs w:val="24"/>
        </w:rPr>
      </w:pPr>
    </w:p>
    <w:p w14:paraId="64701318" w14:textId="77777777" w:rsidR="00344329" w:rsidRPr="008B3117" w:rsidRDefault="00316746" w:rsidP="008B3117">
      <w:pPr>
        <w:spacing w:line="360" w:lineRule="auto"/>
        <w:jc w:val="both"/>
        <w:rPr>
          <w:rFonts w:ascii="Arial" w:hAnsi="Arial" w:cs="Arial"/>
          <w:sz w:val="24"/>
          <w:szCs w:val="24"/>
        </w:rPr>
      </w:pPr>
      <w:r w:rsidRPr="008B3117">
        <w:rPr>
          <w:rFonts w:ascii="Arial" w:hAnsi="Arial" w:cs="Arial"/>
          <w:sz w:val="24"/>
          <w:szCs w:val="24"/>
        </w:rPr>
        <w:t>A abordagem terapêutica proposta é fundamentada em evidências de nível I e II:</w:t>
      </w:r>
    </w:p>
    <w:p w14:paraId="3A9975CE" w14:textId="77777777" w:rsidR="00344329" w:rsidRPr="008B3117" w:rsidRDefault="00316746" w:rsidP="008B3117">
      <w:pPr>
        <w:spacing w:line="360" w:lineRule="auto"/>
        <w:ind w:left="431"/>
        <w:jc w:val="both"/>
        <w:rPr>
          <w:rFonts w:ascii="Arial" w:hAnsi="Arial" w:cs="Arial"/>
          <w:sz w:val="24"/>
          <w:szCs w:val="24"/>
        </w:rPr>
      </w:pPr>
      <w:r w:rsidRPr="008B3117">
        <w:rPr>
          <w:rFonts w:ascii="Arial" w:hAnsi="Arial" w:cs="Arial"/>
          <w:b/>
          <w:bCs/>
          <w:sz w:val="24"/>
          <w:szCs w:val="24"/>
        </w:rPr>
        <w:t xml:space="preserve">• Microcorrentes: </w:t>
      </w:r>
      <w:r w:rsidRPr="008B3117">
        <w:rPr>
          <w:rFonts w:ascii="Arial" w:hAnsi="Arial" w:cs="Arial"/>
          <w:sz w:val="24"/>
          <w:szCs w:val="24"/>
        </w:rPr>
        <w:t xml:space="preserve">Evidência in vitro e in vivo de promoção do crescimento capilar via </w:t>
      </w:r>
      <w:proofErr w:type="spellStart"/>
      <w:r w:rsidRPr="008B3117">
        <w:rPr>
          <w:rFonts w:ascii="Arial" w:hAnsi="Arial" w:cs="Arial"/>
          <w:sz w:val="24"/>
          <w:szCs w:val="24"/>
        </w:rPr>
        <w:t>Wnt</w:t>
      </w:r>
      <w:proofErr w:type="spellEnd"/>
      <w:r w:rsidRPr="008B3117">
        <w:rPr>
          <w:rFonts w:ascii="Arial" w:hAnsi="Arial" w:cs="Arial"/>
          <w:sz w:val="24"/>
          <w:szCs w:val="24"/>
        </w:rPr>
        <w:t>/β-catenina e PI3K/AKT/</w:t>
      </w:r>
      <w:proofErr w:type="spellStart"/>
      <w:r w:rsidRPr="008B3117">
        <w:rPr>
          <w:rFonts w:ascii="Arial" w:hAnsi="Arial" w:cs="Arial"/>
          <w:sz w:val="24"/>
          <w:szCs w:val="24"/>
        </w:rPr>
        <w:t>mTOR</w:t>
      </w:r>
      <w:proofErr w:type="spellEnd"/>
      <w:r w:rsidRPr="008B3117">
        <w:rPr>
          <w:rFonts w:ascii="Arial" w:hAnsi="Arial" w:cs="Arial"/>
          <w:sz w:val="24"/>
          <w:szCs w:val="24"/>
        </w:rPr>
        <w:t xml:space="preserve"> (Kim et al., 2021, IJMS);</w:t>
      </w:r>
    </w:p>
    <w:p w14:paraId="11BD61EF" w14:textId="77777777" w:rsidR="00344329" w:rsidRPr="008B3117" w:rsidRDefault="00316746" w:rsidP="008B3117">
      <w:pPr>
        <w:spacing w:line="360" w:lineRule="auto"/>
        <w:ind w:left="431"/>
        <w:jc w:val="both"/>
        <w:rPr>
          <w:rFonts w:ascii="Arial" w:hAnsi="Arial" w:cs="Arial"/>
          <w:sz w:val="24"/>
          <w:szCs w:val="24"/>
        </w:rPr>
      </w:pPr>
      <w:r w:rsidRPr="008B3117">
        <w:rPr>
          <w:rFonts w:ascii="Arial" w:hAnsi="Arial" w:cs="Arial"/>
          <w:b/>
          <w:bCs/>
          <w:sz w:val="24"/>
          <w:szCs w:val="24"/>
        </w:rPr>
        <w:t xml:space="preserve">• PDRN: </w:t>
      </w:r>
      <w:r w:rsidRPr="008B3117">
        <w:rPr>
          <w:rFonts w:ascii="Arial" w:hAnsi="Arial" w:cs="Arial"/>
          <w:sz w:val="24"/>
          <w:szCs w:val="24"/>
        </w:rPr>
        <w:t>Ensaio clínico específico para AAF com 40 pacientes demonstrando melhora significativa em contagem e espessura capilar (Lee et al., 2015).</w:t>
      </w:r>
    </w:p>
    <w:p w14:paraId="2962CFD6" w14:textId="77777777" w:rsidR="00344329" w:rsidRPr="008B3117" w:rsidRDefault="00316746" w:rsidP="008B3117">
      <w:pPr>
        <w:spacing w:line="360" w:lineRule="auto"/>
        <w:jc w:val="both"/>
        <w:rPr>
          <w:rFonts w:ascii="Arial" w:hAnsi="Arial" w:cs="Arial"/>
          <w:sz w:val="24"/>
          <w:szCs w:val="24"/>
        </w:rPr>
      </w:pPr>
      <w:r w:rsidRPr="008B3117">
        <w:rPr>
          <w:rFonts w:ascii="Arial" w:hAnsi="Arial" w:cs="Arial"/>
          <w:sz w:val="24"/>
          <w:szCs w:val="24"/>
        </w:rPr>
        <w:br w:type="page"/>
      </w:r>
    </w:p>
    <w:p w14:paraId="4ECC1F8E" w14:textId="77777777" w:rsidR="00344329" w:rsidRPr="008B3117" w:rsidRDefault="00316746" w:rsidP="008B3117">
      <w:pPr>
        <w:pStyle w:val="Ttulo1"/>
        <w:spacing w:line="360" w:lineRule="auto"/>
        <w:jc w:val="both"/>
        <w:rPr>
          <w:rFonts w:ascii="Arial" w:hAnsi="Arial" w:cs="Arial"/>
          <w:sz w:val="24"/>
          <w:szCs w:val="24"/>
        </w:rPr>
      </w:pPr>
      <w:r w:rsidRPr="008B3117">
        <w:rPr>
          <w:rFonts w:ascii="Arial" w:hAnsi="Arial" w:cs="Arial"/>
          <w:b/>
          <w:bCs/>
          <w:sz w:val="24"/>
          <w:szCs w:val="24"/>
        </w:rPr>
        <w:lastRenderedPageBreak/>
        <w:t>7. CONCLUSÃO</w:t>
      </w:r>
    </w:p>
    <w:p w14:paraId="07E36A20" w14:textId="25687823" w:rsidR="00344329" w:rsidRPr="008B3117" w:rsidRDefault="00316746" w:rsidP="008B3117">
      <w:pPr>
        <w:spacing w:line="360" w:lineRule="auto"/>
        <w:jc w:val="both"/>
        <w:rPr>
          <w:rFonts w:ascii="Arial" w:hAnsi="Arial" w:cs="Arial"/>
          <w:sz w:val="24"/>
          <w:szCs w:val="24"/>
        </w:rPr>
      </w:pPr>
      <w:r w:rsidRPr="008B3117">
        <w:rPr>
          <w:rFonts w:ascii="Arial" w:hAnsi="Arial" w:cs="Arial"/>
          <w:sz w:val="24"/>
          <w:szCs w:val="24"/>
        </w:rPr>
        <w:t xml:space="preserve">Este estudo de caso reforça a necessidade de uma </w:t>
      </w:r>
      <w:r w:rsidRPr="008B3117">
        <w:rPr>
          <w:rFonts w:ascii="Arial" w:hAnsi="Arial" w:cs="Arial"/>
          <w:b/>
          <w:bCs/>
          <w:sz w:val="24"/>
          <w:szCs w:val="24"/>
        </w:rPr>
        <w:t>mudança de paradigma</w:t>
      </w:r>
      <w:r w:rsidRPr="008B3117">
        <w:rPr>
          <w:rFonts w:ascii="Arial" w:hAnsi="Arial" w:cs="Arial"/>
          <w:sz w:val="24"/>
          <w:szCs w:val="24"/>
        </w:rPr>
        <w:t xml:space="preserve"> na abordagem da alopecia androgenética feminina. Embora fatores genéticos e hormonais sejam componentes fundamentais, a avaliação do paciente como um todo — considerando saúde emocional, microbiota intestinal, saúde gástrica, estado nutricional— é indispensável para compreender a velocidade e gravidade da progressão da doença.</w:t>
      </w:r>
    </w:p>
    <w:p w14:paraId="3A6AF171" w14:textId="6BF42C73" w:rsidR="00344329" w:rsidRPr="008B3117" w:rsidRDefault="00316746" w:rsidP="008B3117">
      <w:pPr>
        <w:spacing w:line="360" w:lineRule="auto"/>
        <w:jc w:val="both"/>
        <w:rPr>
          <w:rFonts w:ascii="Arial" w:hAnsi="Arial" w:cs="Arial"/>
          <w:sz w:val="24"/>
          <w:szCs w:val="24"/>
        </w:rPr>
      </w:pPr>
      <w:r w:rsidRPr="008B3117">
        <w:rPr>
          <w:rFonts w:ascii="Arial" w:hAnsi="Arial" w:cs="Arial"/>
          <w:sz w:val="24"/>
          <w:szCs w:val="24"/>
        </w:rPr>
        <w:t xml:space="preserve">A paciente deste estudo desenvolveu alopecia androgenética de progressão acelerada não porque sua genética foi "mais agressiva", mas porque um encadeamento de fatores sistêmicos — estresse emocional por perdas consecutivas → disbiose intestinal → gastrite por H. </w:t>
      </w:r>
      <w:proofErr w:type="spellStart"/>
      <w:r w:rsidRPr="008B3117">
        <w:rPr>
          <w:rFonts w:ascii="Arial" w:hAnsi="Arial" w:cs="Arial"/>
          <w:sz w:val="24"/>
          <w:szCs w:val="24"/>
        </w:rPr>
        <w:t>pylori</w:t>
      </w:r>
      <w:proofErr w:type="spellEnd"/>
      <w:r w:rsidRPr="008B3117">
        <w:rPr>
          <w:rFonts w:ascii="Arial" w:hAnsi="Arial" w:cs="Arial"/>
          <w:sz w:val="24"/>
          <w:szCs w:val="24"/>
        </w:rPr>
        <w:t xml:space="preserve"> → deficiências nutricionais → estresse  intenso — criou um ambiente bioquímico que potencializou a expressão da predisposição genética.</w:t>
      </w:r>
    </w:p>
    <w:p w14:paraId="33BD4F26" w14:textId="5A22398E" w:rsidR="00344329" w:rsidRPr="008B3117" w:rsidRDefault="00316746" w:rsidP="008B3117">
      <w:pPr>
        <w:spacing w:line="360" w:lineRule="auto"/>
        <w:jc w:val="both"/>
        <w:rPr>
          <w:rFonts w:ascii="Arial" w:hAnsi="Arial" w:cs="Arial"/>
          <w:sz w:val="24"/>
          <w:szCs w:val="24"/>
        </w:rPr>
      </w:pPr>
      <w:r w:rsidRPr="008B3117">
        <w:rPr>
          <w:rFonts w:ascii="Arial" w:hAnsi="Arial" w:cs="Arial"/>
          <w:sz w:val="24"/>
          <w:szCs w:val="24"/>
        </w:rPr>
        <w:t xml:space="preserve">A proposta terapêutica integrativa com microcorrentes, </w:t>
      </w:r>
      <w:r w:rsidR="00B40DA6">
        <w:rPr>
          <w:rFonts w:ascii="Arial" w:hAnsi="Arial" w:cs="Arial"/>
          <w:sz w:val="24"/>
          <w:szCs w:val="24"/>
        </w:rPr>
        <w:t xml:space="preserve">ativos </w:t>
      </w:r>
      <w:r w:rsidR="004A098B">
        <w:rPr>
          <w:rFonts w:ascii="Arial" w:hAnsi="Arial" w:cs="Arial"/>
          <w:sz w:val="24"/>
          <w:szCs w:val="24"/>
        </w:rPr>
        <w:t>e</w:t>
      </w:r>
      <w:r w:rsidRPr="008B3117">
        <w:rPr>
          <w:rFonts w:ascii="Arial" w:hAnsi="Arial" w:cs="Arial"/>
          <w:sz w:val="24"/>
          <w:szCs w:val="24"/>
        </w:rPr>
        <w:t xml:space="preserve"> PDRN, aliada ao tratamento das causas sistêmicas (erradicação de H. </w:t>
      </w:r>
      <w:proofErr w:type="spellStart"/>
      <w:r w:rsidRPr="008B3117">
        <w:rPr>
          <w:rFonts w:ascii="Arial" w:hAnsi="Arial" w:cs="Arial"/>
          <w:sz w:val="24"/>
          <w:szCs w:val="24"/>
        </w:rPr>
        <w:t>pylori</w:t>
      </w:r>
      <w:proofErr w:type="spellEnd"/>
      <w:r w:rsidRPr="008B3117">
        <w:rPr>
          <w:rFonts w:ascii="Arial" w:hAnsi="Arial" w:cs="Arial"/>
          <w:sz w:val="24"/>
          <w:szCs w:val="24"/>
        </w:rPr>
        <w:t>, reposição nutricional, restauração da microbiota e suporte emocional), oferece uma abordagem abrangente e fundamentada em evidências científicas para o manejo desta condição complexa.</w:t>
      </w:r>
    </w:p>
    <w:p w14:paraId="00922925" w14:textId="77777777" w:rsidR="00344329" w:rsidRPr="008B3117" w:rsidRDefault="00344329" w:rsidP="008B3117">
      <w:pPr>
        <w:spacing w:line="360" w:lineRule="auto"/>
        <w:jc w:val="both"/>
        <w:rPr>
          <w:rFonts w:ascii="Arial" w:hAnsi="Arial" w:cs="Arial"/>
          <w:sz w:val="24"/>
          <w:szCs w:val="24"/>
        </w:rPr>
      </w:pPr>
    </w:p>
    <w:p w14:paraId="024116BC" w14:textId="77777777" w:rsidR="00344329" w:rsidRPr="008B3117" w:rsidRDefault="00316746" w:rsidP="008B3117">
      <w:pPr>
        <w:spacing w:line="360" w:lineRule="auto"/>
        <w:jc w:val="both"/>
        <w:rPr>
          <w:rFonts w:ascii="Arial" w:hAnsi="Arial" w:cs="Arial"/>
          <w:sz w:val="24"/>
          <w:szCs w:val="24"/>
        </w:rPr>
      </w:pPr>
      <w:r w:rsidRPr="008B3117">
        <w:rPr>
          <w:rFonts w:ascii="Arial" w:hAnsi="Arial" w:cs="Arial"/>
          <w:b/>
          <w:bCs/>
          <w:i/>
          <w:iCs/>
          <w:sz w:val="24"/>
          <w:szCs w:val="24"/>
        </w:rPr>
        <w:t>A alopecia androgenética feminina exige olhar clínico holístico. Tratar apenas o couro cabeludo sem tratar o organismo como um todo é tratar o sintoma sem abordar a causa.</w:t>
      </w:r>
    </w:p>
    <w:p w14:paraId="1611D6CF" w14:textId="77777777" w:rsidR="00344329" w:rsidRPr="008B3117" w:rsidRDefault="00316746" w:rsidP="008B3117">
      <w:pPr>
        <w:spacing w:line="360" w:lineRule="auto"/>
        <w:jc w:val="both"/>
        <w:rPr>
          <w:rFonts w:ascii="Arial" w:hAnsi="Arial" w:cs="Arial"/>
          <w:sz w:val="24"/>
          <w:szCs w:val="24"/>
        </w:rPr>
      </w:pPr>
      <w:r w:rsidRPr="008B3117">
        <w:rPr>
          <w:rFonts w:ascii="Arial" w:hAnsi="Arial" w:cs="Arial"/>
          <w:sz w:val="24"/>
          <w:szCs w:val="24"/>
        </w:rPr>
        <w:br w:type="page"/>
      </w:r>
    </w:p>
    <w:p w14:paraId="456A7E21" w14:textId="77777777" w:rsidR="00344329" w:rsidRPr="007A6452" w:rsidRDefault="00316746" w:rsidP="008B3117">
      <w:pPr>
        <w:pStyle w:val="Ttulo1"/>
        <w:spacing w:line="360" w:lineRule="auto"/>
        <w:jc w:val="both"/>
        <w:rPr>
          <w:rFonts w:ascii="Arial" w:hAnsi="Arial" w:cs="Arial"/>
          <w:sz w:val="24"/>
          <w:szCs w:val="24"/>
          <w:lang w:val="en-US"/>
        </w:rPr>
      </w:pPr>
      <w:r w:rsidRPr="007A6452">
        <w:rPr>
          <w:rFonts w:ascii="Arial" w:hAnsi="Arial" w:cs="Arial"/>
          <w:b/>
          <w:bCs/>
          <w:sz w:val="24"/>
          <w:szCs w:val="24"/>
          <w:lang w:val="en-US"/>
        </w:rPr>
        <w:lastRenderedPageBreak/>
        <w:t>8. REFERÊNCIAS BIBLIOGRÁFICAS</w:t>
      </w:r>
    </w:p>
    <w:p w14:paraId="217588A7" w14:textId="77777777" w:rsidR="00344329" w:rsidRPr="007A6452" w:rsidRDefault="00344329" w:rsidP="008B3117">
      <w:pPr>
        <w:spacing w:line="360" w:lineRule="auto"/>
        <w:jc w:val="both"/>
        <w:rPr>
          <w:rFonts w:ascii="Arial" w:hAnsi="Arial" w:cs="Arial"/>
          <w:sz w:val="24"/>
          <w:szCs w:val="24"/>
          <w:lang w:val="en-US"/>
        </w:rPr>
      </w:pPr>
    </w:p>
    <w:p w14:paraId="144954A9" w14:textId="093ED0E4" w:rsidR="00344329" w:rsidRPr="007A6452" w:rsidRDefault="00316746" w:rsidP="008B3117">
      <w:pPr>
        <w:spacing w:line="360" w:lineRule="auto"/>
        <w:ind w:left="431" w:hanging="431"/>
        <w:jc w:val="both"/>
        <w:rPr>
          <w:rFonts w:ascii="Arial" w:hAnsi="Arial" w:cs="Arial"/>
          <w:sz w:val="24"/>
          <w:szCs w:val="24"/>
        </w:rPr>
      </w:pPr>
      <w:r w:rsidRPr="0068121B">
        <w:rPr>
          <w:rFonts w:ascii="Arial" w:hAnsi="Arial" w:cs="Arial"/>
          <w:sz w:val="24"/>
          <w:szCs w:val="24"/>
          <w:lang w:val="en-US"/>
        </w:rPr>
        <w:t xml:space="preserve">1. PRIE, B.E.; IOSIF, L.; TIVIG, I.; STOIAN, I.; GIURCANEANU, C. Oxidative Stress in Androgenetic Alopecia. Journal of Medicine and Life, v. 9, n. 1, p. 79-83, 2016. </w:t>
      </w:r>
      <w:r w:rsidRPr="007A6452">
        <w:rPr>
          <w:rFonts w:ascii="Arial" w:hAnsi="Arial" w:cs="Arial"/>
          <w:sz w:val="24"/>
          <w:szCs w:val="24"/>
        </w:rPr>
        <w:t xml:space="preserve">Disponível em: </w:t>
      </w:r>
      <w:hyperlink r:id="rId32" w:history="1">
        <w:r w:rsidR="001065BE" w:rsidRPr="007A6452">
          <w:rPr>
            <w:rStyle w:val="Hyperlink"/>
            <w:rFonts w:ascii="Arial" w:hAnsi="Arial" w:cs="Arial"/>
            <w:sz w:val="24"/>
            <w:szCs w:val="24"/>
          </w:rPr>
          <w:t>https://pubmed.ncbi.nlm.nih.gov/27974920/</w:t>
        </w:r>
      </w:hyperlink>
      <w:r w:rsidR="001065BE" w:rsidRPr="007A6452">
        <w:rPr>
          <w:rFonts w:ascii="Arial" w:hAnsi="Arial" w:cs="Arial"/>
          <w:sz w:val="24"/>
          <w:szCs w:val="24"/>
        </w:rPr>
        <w:t xml:space="preserve"> </w:t>
      </w:r>
      <w:r w:rsidRPr="007A6452">
        <w:rPr>
          <w:rFonts w:ascii="Arial" w:hAnsi="Arial" w:cs="Arial"/>
          <w:sz w:val="24"/>
          <w:szCs w:val="24"/>
        </w:rPr>
        <w:t>. Acesso em: 30 mar. 2026.</w:t>
      </w:r>
    </w:p>
    <w:p w14:paraId="7EC50DEA" w14:textId="43435E51" w:rsidR="00344329" w:rsidRPr="0068121B" w:rsidRDefault="00316746" w:rsidP="00484B75">
      <w:pPr>
        <w:spacing w:line="360" w:lineRule="auto"/>
        <w:jc w:val="both"/>
        <w:rPr>
          <w:rFonts w:ascii="Arial" w:hAnsi="Arial" w:cs="Arial"/>
          <w:sz w:val="24"/>
          <w:szCs w:val="24"/>
          <w:lang w:val="en-US"/>
        </w:rPr>
      </w:pPr>
      <w:r w:rsidRPr="0068121B">
        <w:rPr>
          <w:rFonts w:ascii="Arial" w:hAnsi="Arial" w:cs="Arial"/>
          <w:sz w:val="24"/>
          <w:szCs w:val="24"/>
          <w:lang w:val="en-US"/>
        </w:rPr>
        <w:t xml:space="preserve">2. WANG, X. et al. Psychological stress impact neurotrophic factor levels in patients with androgenetic alopecia and correlated with disease progression. World Journal of Psychiatry, v. 14, n. 10, p. 1437, 2024. </w:t>
      </w:r>
      <w:proofErr w:type="spellStart"/>
      <w:r w:rsidRPr="0068121B">
        <w:rPr>
          <w:rFonts w:ascii="Arial" w:hAnsi="Arial" w:cs="Arial"/>
          <w:sz w:val="24"/>
          <w:szCs w:val="24"/>
          <w:lang w:val="en-US"/>
        </w:rPr>
        <w:t>Disponível</w:t>
      </w:r>
      <w:proofErr w:type="spellEnd"/>
      <w:r w:rsidRPr="0068121B">
        <w:rPr>
          <w:rFonts w:ascii="Arial" w:hAnsi="Arial" w:cs="Arial"/>
          <w:sz w:val="24"/>
          <w:szCs w:val="24"/>
          <w:lang w:val="en-US"/>
        </w:rPr>
        <w:t xml:space="preserve"> </w:t>
      </w:r>
      <w:proofErr w:type="spellStart"/>
      <w:r w:rsidRPr="0068121B">
        <w:rPr>
          <w:rFonts w:ascii="Arial" w:hAnsi="Arial" w:cs="Arial"/>
          <w:sz w:val="24"/>
          <w:szCs w:val="24"/>
          <w:lang w:val="en-US"/>
        </w:rPr>
        <w:t>em</w:t>
      </w:r>
      <w:proofErr w:type="spellEnd"/>
      <w:r w:rsidRPr="0068121B">
        <w:rPr>
          <w:rFonts w:ascii="Arial" w:hAnsi="Arial" w:cs="Arial"/>
          <w:sz w:val="24"/>
          <w:szCs w:val="24"/>
          <w:lang w:val="en-US"/>
        </w:rPr>
        <w:t xml:space="preserve">: </w:t>
      </w:r>
      <w:hyperlink r:id="rId33" w:history="1">
        <w:r w:rsidR="001065BE" w:rsidRPr="0068121B">
          <w:rPr>
            <w:rStyle w:val="Hyperlink"/>
            <w:rFonts w:ascii="Arial" w:hAnsi="Arial" w:cs="Arial"/>
            <w:sz w:val="24"/>
            <w:szCs w:val="24"/>
            <w:lang w:val="en-US"/>
          </w:rPr>
          <w:t>https://www.wjgnet.com/2220-3206/full/v14/i10/1437.htm</w:t>
        </w:r>
      </w:hyperlink>
      <w:r w:rsidR="001065BE" w:rsidRPr="0068121B">
        <w:rPr>
          <w:rFonts w:ascii="Arial" w:hAnsi="Arial" w:cs="Arial"/>
          <w:sz w:val="24"/>
          <w:szCs w:val="24"/>
          <w:lang w:val="en-US"/>
        </w:rPr>
        <w:t xml:space="preserve"> </w:t>
      </w:r>
      <w:r w:rsidRPr="0068121B">
        <w:rPr>
          <w:rFonts w:ascii="Arial" w:hAnsi="Arial" w:cs="Arial"/>
          <w:sz w:val="24"/>
          <w:szCs w:val="24"/>
          <w:lang w:val="en-US"/>
        </w:rPr>
        <w:t xml:space="preserve">. </w:t>
      </w:r>
      <w:proofErr w:type="spellStart"/>
      <w:r w:rsidRPr="0068121B">
        <w:rPr>
          <w:rFonts w:ascii="Arial" w:hAnsi="Arial" w:cs="Arial"/>
          <w:sz w:val="24"/>
          <w:szCs w:val="24"/>
          <w:lang w:val="en-US"/>
        </w:rPr>
        <w:t>Acesso</w:t>
      </w:r>
      <w:proofErr w:type="spellEnd"/>
      <w:r w:rsidRPr="0068121B">
        <w:rPr>
          <w:rFonts w:ascii="Arial" w:hAnsi="Arial" w:cs="Arial"/>
          <w:sz w:val="24"/>
          <w:szCs w:val="24"/>
          <w:lang w:val="en-US"/>
        </w:rPr>
        <w:t xml:space="preserve"> </w:t>
      </w:r>
      <w:proofErr w:type="spellStart"/>
      <w:r w:rsidRPr="0068121B">
        <w:rPr>
          <w:rFonts w:ascii="Arial" w:hAnsi="Arial" w:cs="Arial"/>
          <w:sz w:val="24"/>
          <w:szCs w:val="24"/>
          <w:lang w:val="en-US"/>
        </w:rPr>
        <w:t>em</w:t>
      </w:r>
      <w:proofErr w:type="spellEnd"/>
      <w:r w:rsidRPr="0068121B">
        <w:rPr>
          <w:rFonts w:ascii="Arial" w:hAnsi="Arial" w:cs="Arial"/>
          <w:sz w:val="24"/>
          <w:szCs w:val="24"/>
          <w:lang w:val="en-US"/>
        </w:rPr>
        <w:t>: 30 mar. 2026.</w:t>
      </w:r>
    </w:p>
    <w:p w14:paraId="68B3B47B" w14:textId="19813172" w:rsidR="00344329" w:rsidRPr="0068121B" w:rsidRDefault="00316746" w:rsidP="008B3117">
      <w:pPr>
        <w:spacing w:line="360" w:lineRule="auto"/>
        <w:ind w:left="431" w:hanging="431"/>
        <w:jc w:val="both"/>
        <w:rPr>
          <w:rFonts w:ascii="Arial" w:hAnsi="Arial" w:cs="Arial"/>
          <w:sz w:val="24"/>
          <w:szCs w:val="24"/>
          <w:lang w:val="en-US"/>
        </w:rPr>
      </w:pPr>
      <w:r w:rsidRPr="0068121B">
        <w:rPr>
          <w:rFonts w:ascii="Arial" w:hAnsi="Arial" w:cs="Arial"/>
          <w:sz w:val="24"/>
          <w:szCs w:val="24"/>
          <w:lang w:val="en-US"/>
        </w:rPr>
        <w:t xml:space="preserve">3. ASSOCIATION between androgenetic alopecia and psychological well-being: a systematic review and meta-analysis. Frontiers in Psychiatry, 2025. </w:t>
      </w:r>
      <w:proofErr w:type="spellStart"/>
      <w:r w:rsidRPr="0068121B">
        <w:rPr>
          <w:rFonts w:ascii="Arial" w:hAnsi="Arial" w:cs="Arial"/>
          <w:sz w:val="24"/>
          <w:szCs w:val="24"/>
          <w:lang w:val="en-US"/>
        </w:rPr>
        <w:t>Disponível</w:t>
      </w:r>
      <w:proofErr w:type="spellEnd"/>
      <w:r w:rsidR="001065BE" w:rsidRPr="0068121B">
        <w:rPr>
          <w:rFonts w:ascii="Arial" w:hAnsi="Arial" w:cs="Arial"/>
          <w:sz w:val="24"/>
          <w:szCs w:val="24"/>
          <w:lang w:val="en-US"/>
        </w:rPr>
        <w:t xml:space="preserve"> </w:t>
      </w:r>
      <w:proofErr w:type="spellStart"/>
      <w:r w:rsidRPr="0068121B">
        <w:rPr>
          <w:rFonts w:ascii="Arial" w:hAnsi="Arial" w:cs="Arial"/>
          <w:sz w:val="24"/>
          <w:szCs w:val="24"/>
          <w:lang w:val="en-US"/>
        </w:rPr>
        <w:t>em</w:t>
      </w:r>
      <w:proofErr w:type="spellEnd"/>
      <w:r w:rsidRPr="0068121B">
        <w:rPr>
          <w:rFonts w:ascii="Arial" w:hAnsi="Arial" w:cs="Arial"/>
          <w:sz w:val="24"/>
          <w:szCs w:val="24"/>
          <w:lang w:val="en-US"/>
        </w:rPr>
        <w:t xml:space="preserve">: </w:t>
      </w:r>
      <w:hyperlink r:id="rId34" w:history="1">
        <w:r w:rsidR="001065BE" w:rsidRPr="0068121B">
          <w:rPr>
            <w:rStyle w:val="Hyperlink"/>
            <w:rFonts w:ascii="Arial" w:hAnsi="Arial" w:cs="Arial"/>
            <w:sz w:val="24"/>
            <w:szCs w:val="24"/>
            <w:lang w:val="en-US"/>
          </w:rPr>
          <w:t>https://www.frontiersin.org/journals/psychiatry/articles/10.3389/fpsyt.2025.1705957/full</w:t>
        </w:r>
      </w:hyperlink>
      <w:r w:rsidR="001065BE" w:rsidRPr="0068121B">
        <w:rPr>
          <w:rFonts w:ascii="Arial" w:hAnsi="Arial" w:cs="Arial"/>
          <w:sz w:val="24"/>
          <w:szCs w:val="24"/>
          <w:lang w:val="en-US"/>
        </w:rPr>
        <w:t xml:space="preserve"> </w:t>
      </w:r>
      <w:r w:rsidRPr="0068121B">
        <w:rPr>
          <w:rFonts w:ascii="Arial" w:hAnsi="Arial" w:cs="Arial"/>
          <w:sz w:val="24"/>
          <w:szCs w:val="24"/>
          <w:lang w:val="en-US"/>
        </w:rPr>
        <w:t xml:space="preserve">. </w:t>
      </w:r>
      <w:proofErr w:type="spellStart"/>
      <w:r w:rsidRPr="0068121B">
        <w:rPr>
          <w:rFonts w:ascii="Arial" w:hAnsi="Arial" w:cs="Arial"/>
          <w:sz w:val="24"/>
          <w:szCs w:val="24"/>
          <w:lang w:val="en-US"/>
        </w:rPr>
        <w:t>Acesso</w:t>
      </w:r>
      <w:proofErr w:type="spellEnd"/>
      <w:r w:rsidRPr="0068121B">
        <w:rPr>
          <w:rFonts w:ascii="Arial" w:hAnsi="Arial" w:cs="Arial"/>
          <w:sz w:val="24"/>
          <w:szCs w:val="24"/>
          <w:lang w:val="en-US"/>
        </w:rPr>
        <w:t xml:space="preserve"> </w:t>
      </w:r>
      <w:proofErr w:type="spellStart"/>
      <w:r w:rsidRPr="0068121B">
        <w:rPr>
          <w:rFonts w:ascii="Arial" w:hAnsi="Arial" w:cs="Arial"/>
          <w:sz w:val="24"/>
          <w:szCs w:val="24"/>
          <w:lang w:val="en-US"/>
        </w:rPr>
        <w:t>em</w:t>
      </w:r>
      <w:proofErr w:type="spellEnd"/>
      <w:r w:rsidRPr="0068121B">
        <w:rPr>
          <w:rFonts w:ascii="Arial" w:hAnsi="Arial" w:cs="Arial"/>
          <w:sz w:val="24"/>
          <w:szCs w:val="24"/>
          <w:lang w:val="en-US"/>
        </w:rPr>
        <w:t>: 30 mar. 2026.</w:t>
      </w:r>
    </w:p>
    <w:p w14:paraId="3BFFEDBE" w14:textId="1D096F80" w:rsidR="00344329" w:rsidRPr="0068121B" w:rsidRDefault="00316746" w:rsidP="00484B75">
      <w:pPr>
        <w:spacing w:line="360" w:lineRule="auto"/>
        <w:jc w:val="both"/>
        <w:rPr>
          <w:rFonts w:ascii="Arial" w:hAnsi="Arial" w:cs="Arial"/>
          <w:sz w:val="24"/>
          <w:szCs w:val="24"/>
          <w:lang w:val="en-US"/>
        </w:rPr>
      </w:pPr>
      <w:r w:rsidRPr="0068121B">
        <w:rPr>
          <w:rFonts w:ascii="Arial" w:hAnsi="Arial" w:cs="Arial"/>
          <w:sz w:val="24"/>
          <w:szCs w:val="24"/>
          <w:lang w:val="en-US"/>
        </w:rPr>
        <w:t xml:space="preserve">4. EXTRAGASTRIC infection of Helicobacter pylori and alopecia areata: a systematic review and meta-analysis. Reviews in Medical Microbiology, v. 33, n. 1, 2022. </w:t>
      </w:r>
      <w:proofErr w:type="spellStart"/>
      <w:r w:rsidRPr="0068121B">
        <w:rPr>
          <w:rFonts w:ascii="Arial" w:hAnsi="Arial" w:cs="Arial"/>
          <w:sz w:val="24"/>
          <w:szCs w:val="24"/>
          <w:lang w:val="en-US"/>
        </w:rPr>
        <w:t>Disponível</w:t>
      </w:r>
      <w:proofErr w:type="spellEnd"/>
      <w:r w:rsidRPr="0068121B">
        <w:rPr>
          <w:rFonts w:ascii="Arial" w:hAnsi="Arial" w:cs="Arial"/>
          <w:sz w:val="24"/>
          <w:szCs w:val="24"/>
          <w:lang w:val="en-US"/>
        </w:rPr>
        <w:t xml:space="preserve"> </w:t>
      </w:r>
      <w:proofErr w:type="spellStart"/>
      <w:r w:rsidRPr="0068121B">
        <w:rPr>
          <w:rFonts w:ascii="Arial" w:hAnsi="Arial" w:cs="Arial"/>
          <w:sz w:val="24"/>
          <w:szCs w:val="24"/>
          <w:lang w:val="en-US"/>
        </w:rPr>
        <w:t>em</w:t>
      </w:r>
      <w:proofErr w:type="spellEnd"/>
      <w:r w:rsidRPr="0068121B">
        <w:rPr>
          <w:rFonts w:ascii="Arial" w:hAnsi="Arial" w:cs="Arial"/>
          <w:sz w:val="24"/>
          <w:szCs w:val="24"/>
          <w:lang w:val="en-US"/>
        </w:rPr>
        <w:t xml:space="preserve">: </w:t>
      </w:r>
      <w:hyperlink r:id="rId35" w:history="1">
        <w:r w:rsidR="001065BE" w:rsidRPr="0068121B">
          <w:rPr>
            <w:rStyle w:val="Hyperlink"/>
            <w:rFonts w:ascii="Arial" w:hAnsi="Arial" w:cs="Arial"/>
            <w:sz w:val="24"/>
            <w:szCs w:val="24"/>
            <w:lang w:val="en-US"/>
          </w:rPr>
          <w:t>https://journals.lww.com/revmedmicrobiol/abstract/2022/01000/extragastric_infection_of_helicobacter_pylori_and.25.aspx</w:t>
        </w:r>
      </w:hyperlink>
      <w:r w:rsidR="001065BE" w:rsidRPr="0068121B">
        <w:rPr>
          <w:rFonts w:ascii="Arial" w:hAnsi="Arial" w:cs="Arial"/>
          <w:sz w:val="24"/>
          <w:szCs w:val="24"/>
          <w:lang w:val="en-US"/>
        </w:rPr>
        <w:t xml:space="preserve"> </w:t>
      </w:r>
      <w:r w:rsidRPr="0068121B">
        <w:rPr>
          <w:rFonts w:ascii="Arial" w:hAnsi="Arial" w:cs="Arial"/>
          <w:sz w:val="24"/>
          <w:szCs w:val="24"/>
          <w:lang w:val="en-US"/>
        </w:rPr>
        <w:t xml:space="preserve">. </w:t>
      </w:r>
      <w:proofErr w:type="spellStart"/>
      <w:r w:rsidRPr="0068121B">
        <w:rPr>
          <w:rFonts w:ascii="Arial" w:hAnsi="Arial" w:cs="Arial"/>
          <w:sz w:val="24"/>
          <w:szCs w:val="24"/>
          <w:lang w:val="en-US"/>
        </w:rPr>
        <w:t>Acesso</w:t>
      </w:r>
      <w:proofErr w:type="spellEnd"/>
      <w:r w:rsidRPr="0068121B">
        <w:rPr>
          <w:rFonts w:ascii="Arial" w:hAnsi="Arial" w:cs="Arial"/>
          <w:sz w:val="24"/>
          <w:szCs w:val="24"/>
          <w:lang w:val="en-US"/>
        </w:rPr>
        <w:t xml:space="preserve"> </w:t>
      </w:r>
      <w:proofErr w:type="spellStart"/>
      <w:r w:rsidRPr="0068121B">
        <w:rPr>
          <w:rFonts w:ascii="Arial" w:hAnsi="Arial" w:cs="Arial"/>
          <w:sz w:val="24"/>
          <w:szCs w:val="24"/>
          <w:lang w:val="en-US"/>
        </w:rPr>
        <w:t>em</w:t>
      </w:r>
      <w:proofErr w:type="spellEnd"/>
      <w:r w:rsidRPr="0068121B">
        <w:rPr>
          <w:rFonts w:ascii="Arial" w:hAnsi="Arial" w:cs="Arial"/>
          <w:sz w:val="24"/>
          <w:szCs w:val="24"/>
          <w:lang w:val="en-US"/>
        </w:rPr>
        <w:t>: 30 mar. 2026.</w:t>
      </w:r>
    </w:p>
    <w:p w14:paraId="645075FA" w14:textId="00BA6192" w:rsidR="00344329" w:rsidRPr="0068121B" w:rsidRDefault="00316746" w:rsidP="008B3117">
      <w:pPr>
        <w:spacing w:line="360" w:lineRule="auto"/>
        <w:ind w:left="431" w:hanging="431"/>
        <w:jc w:val="both"/>
        <w:rPr>
          <w:rFonts w:ascii="Arial" w:hAnsi="Arial" w:cs="Arial"/>
          <w:sz w:val="24"/>
          <w:szCs w:val="24"/>
          <w:lang w:val="en-US"/>
        </w:rPr>
      </w:pPr>
      <w:r w:rsidRPr="0068121B">
        <w:rPr>
          <w:rFonts w:ascii="Arial" w:hAnsi="Arial" w:cs="Arial"/>
          <w:sz w:val="24"/>
          <w:szCs w:val="24"/>
          <w:lang w:val="en-US"/>
        </w:rPr>
        <w:t xml:space="preserve">5. CURE of alopecia areata after eradication of Helicobacter pylori: A new association? </w:t>
      </w:r>
      <w:r w:rsidRPr="008B3117">
        <w:rPr>
          <w:rFonts w:ascii="Arial" w:hAnsi="Arial" w:cs="Arial"/>
          <w:sz w:val="24"/>
          <w:szCs w:val="24"/>
        </w:rPr>
        <w:t xml:space="preserve">PMC, 2011. Disponível em: </w:t>
      </w:r>
      <w:hyperlink r:id="rId36" w:history="1">
        <w:r w:rsidR="001065BE" w:rsidRPr="008B3117">
          <w:rPr>
            <w:rStyle w:val="Hyperlink"/>
            <w:rFonts w:ascii="Arial" w:hAnsi="Arial" w:cs="Arial"/>
            <w:sz w:val="24"/>
            <w:szCs w:val="24"/>
          </w:rPr>
          <w:t>https://ncbi.nlm.nih.gov/pmc/articles/PMC3158418/</w:t>
        </w:r>
      </w:hyperlink>
      <w:r w:rsidR="001065BE" w:rsidRPr="008B3117">
        <w:rPr>
          <w:rFonts w:ascii="Arial" w:hAnsi="Arial" w:cs="Arial"/>
          <w:sz w:val="24"/>
          <w:szCs w:val="24"/>
        </w:rPr>
        <w:t xml:space="preserve"> </w:t>
      </w:r>
      <w:r w:rsidRPr="008B3117">
        <w:rPr>
          <w:rFonts w:ascii="Arial" w:hAnsi="Arial" w:cs="Arial"/>
          <w:sz w:val="24"/>
          <w:szCs w:val="24"/>
        </w:rPr>
        <w:t xml:space="preserve">. </w:t>
      </w:r>
      <w:proofErr w:type="spellStart"/>
      <w:r w:rsidRPr="0068121B">
        <w:rPr>
          <w:rFonts w:ascii="Arial" w:hAnsi="Arial" w:cs="Arial"/>
          <w:sz w:val="24"/>
          <w:szCs w:val="24"/>
          <w:lang w:val="en-US"/>
        </w:rPr>
        <w:t>Acesso</w:t>
      </w:r>
      <w:proofErr w:type="spellEnd"/>
      <w:r w:rsidRPr="0068121B">
        <w:rPr>
          <w:rFonts w:ascii="Arial" w:hAnsi="Arial" w:cs="Arial"/>
          <w:sz w:val="24"/>
          <w:szCs w:val="24"/>
          <w:lang w:val="en-US"/>
        </w:rPr>
        <w:t xml:space="preserve"> </w:t>
      </w:r>
      <w:proofErr w:type="spellStart"/>
      <w:r w:rsidRPr="0068121B">
        <w:rPr>
          <w:rFonts w:ascii="Arial" w:hAnsi="Arial" w:cs="Arial"/>
          <w:sz w:val="24"/>
          <w:szCs w:val="24"/>
          <w:lang w:val="en-US"/>
        </w:rPr>
        <w:t>em</w:t>
      </w:r>
      <w:proofErr w:type="spellEnd"/>
      <w:r w:rsidRPr="0068121B">
        <w:rPr>
          <w:rFonts w:ascii="Arial" w:hAnsi="Arial" w:cs="Arial"/>
          <w:sz w:val="24"/>
          <w:szCs w:val="24"/>
          <w:lang w:val="en-US"/>
        </w:rPr>
        <w:t>: 30 mar. 2026.</w:t>
      </w:r>
    </w:p>
    <w:p w14:paraId="7DCADD7F" w14:textId="0AE78ABC" w:rsidR="00344329" w:rsidRPr="008B3117" w:rsidRDefault="00316746" w:rsidP="008B3117">
      <w:pPr>
        <w:spacing w:line="360" w:lineRule="auto"/>
        <w:ind w:left="431" w:hanging="431"/>
        <w:jc w:val="both"/>
        <w:rPr>
          <w:rFonts w:ascii="Arial" w:hAnsi="Arial" w:cs="Arial"/>
          <w:sz w:val="24"/>
          <w:szCs w:val="24"/>
        </w:rPr>
      </w:pPr>
      <w:r w:rsidRPr="0068121B">
        <w:rPr>
          <w:rFonts w:ascii="Arial" w:hAnsi="Arial" w:cs="Arial"/>
          <w:sz w:val="24"/>
          <w:szCs w:val="24"/>
          <w:lang w:val="en-US"/>
        </w:rPr>
        <w:t xml:space="preserve">6. ASSOCIATION between Helicobacter Pylori Infection and Alopecia Areata: A Study in Iranian Population. </w:t>
      </w:r>
      <w:r w:rsidRPr="008B3117">
        <w:rPr>
          <w:rFonts w:ascii="Arial" w:hAnsi="Arial" w:cs="Arial"/>
          <w:sz w:val="24"/>
          <w:szCs w:val="24"/>
        </w:rPr>
        <w:t xml:space="preserve">PMC, 2017. Disponível em: </w:t>
      </w:r>
      <w:hyperlink r:id="rId37" w:history="1">
        <w:r w:rsidR="001065BE" w:rsidRPr="008B3117">
          <w:rPr>
            <w:rStyle w:val="Hyperlink"/>
            <w:rFonts w:ascii="Arial" w:hAnsi="Arial" w:cs="Arial"/>
            <w:sz w:val="24"/>
            <w:szCs w:val="24"/>
          </w:rPr>
          <w:t>https://ncbi.nlm.nih.gov/pmc/articles/PMC5471101/</w:t>
        </w:r>
      </w:hyperlink>
      <w:r w:rsidR="001065BE" w:rsidRPr="008B3117">
        <w:rPr>
          <w:rFonts w:ascii="Arial" w:hAnsi="Arial" w:cs="Arial"/>
          <w:sz w:val="24"/>
          <w:szCs w:val="24"/>
        </w:rPr>
        <w:t xml:space="preserve"> </w:t>
      </w:r>
      <w:r w:rsidRPr="008B3117">
        <w:rPr>
          <w:rFonts w:ascii="Arial" w:hAnsi="Arial" w:cs="Arial"/>
          <w:sz w:val="24"/>
          <w:szCs w:val="24"/>
        </w:rPr>
        <w:t>. Acesso em: 30 mar. 2026.</w:t>
      </w:r>
    </w:p>
    <w:p w14:paraId="4EC32F1A" w14:textId="77777777" w:rsidR="00484B75" w:rsidRDefault="00316746" w:rsidP="00484B75">
      <w:pPr>
        <w:spacing w:line="360" w:lineRule="auto"/>
        <w:ind w:left="431" w:hanging="431"/>
        <w:jc w:val="both"/>
        <w:rPr>
          <w:rFonts w:ascii="Arial" w:hAnsi="Arial" w:cs="Arial"/>
          <w:sz w:val="24"/>
          <w:szCs w:val="24"/>
        </w:rPr>
      </w:pPr>
      <w:r w:rsidRPr="008B3117">
        <w:rPr>
          <w:rFonts w:ascii="Arial" w:hAnsi="Arial" w:cs="Arial"/>
          <w:sz w:val="24"/>
          <w:szCs w:val="24"/>
        </w:rPr>
        <w:t xml:space="preserve">7. HELICOBACTER </w:t>
      </w:r>
      <w:proofErr w:type="spellStart"/>
      <w:r w:rsidRPr="008B3117">
        <w:rPr>
          <w:rFonts w:ascii="Arial" w:hAnsi="Arial" w:cs="Arial"/>
          <w:sz w:val="24"/>
          <w:szCs w:val="24"/>
        </w:rPr>
        <w:t>pylori</w:t>
      </w:r>
      <w:proofErr w:type="spellEnd"/>
      <w:r w:rsidRPr="008B3117">
        <w:rPr>
          <w:rFonts w:ascii="Arial" w:hAnsi="Arial" w:cs="Arial"/>
          <w:sz w:val="24"/>
          <w:szCs w:val="24"/>
        </w:rPr>
        <w:t xml:space="preserve"> </w:t>
      </w:r>
      <w:proofErr w:type="spellStart"/>
      <w:r w:rsidRPr="008B3117">
        <w:rPr>
          <w:rFonts w:ascii="Arial" w:hAnsi="Arial" w:cs="Arial"/>
          <w:sz w:val="24"/>
          <w:szCs w:val="24"/>
        </w:rPr>
        <w:t>and</w:t>
      </w:r>
      <w:proofErr w:type="spellEnd"/>
      <w:r w:rsidRPr="008B3117">
        <w:rPr>
          <w:rFonts w:ascii="Arial" w:hAnsi="Arial" w:cs="Arial"/>
          <w:sz w:val="24"/>
          <w:szCs w:val="24"/>
        </w:rPr>
        <w:t xml:space="preserve"> </w:t>
      </w:r>
      <w:proofErr w:type="spellStart"/>
      <w:r w:rsidRPr="008B3117">
        <w:rPr>
          <w:rFonts w:ascii="Arial" w:hAnsi="Arial" w:cs="Arial"/>
          <w:sz w:val="24"/>
          <w:szCs w:val="24"/>
        </w:rPr>
        <w:t>skin</w:t>
      </w:r>
      <w:proofErr w:type="spellEnd"/>
      <w:r w:rsidRPr="008B3117">
        <w:rPr>
          <w:rFonts w:ascii="Arial" w:hAnsi="Arial" w:cs="Arial"/>
          <w:sz w:val="24"/>
          <w:szCs w:val="24"/>
        </w:rPr>
        <w:t xml:space="preserve"> </w:t>
      </w:r>
      <w:proofErr w:type="spellStart"/>
      <w:r w:rsidRPr="008B3117">
        <w:rPr>
          <w:rFonts w:ascii="Arial" w:hAnsi="Arial" w:cs="Arial"/>
          <w:sz w:val="24"/>
          <w:szCs w:val="24"/>
        </w:rPr>
        <w:t>autoimmune</w:t>
      </w:r>
      <w:proofErr w:type="spellEnd"/>
      <w:r w:rsidRPr="008B3117">
        <w:rPr>
          <w:rFonts w:ascii="Arial" w:hAnsi="Arial" w:cs="Arial"/>
          <w:sz w:val="24"/>
          <w:szCs w:val="24"/>
        </w:rPr>
        <w:t xml:space="preserve"> </w:t>
      </w:r>
      <w:proofErr w:type="spellStart"/>
      <w:r w:rsidRPr="008B3117">
        <w:rPr>
          <w:rFonts w:ascii="Arial" w:hAnsi="Arial" w:cs="Arial"/>
          <w:sz w:val="24"/>
          <w:szCs w:val="24"/>
        </w:rPr>
        <w:t>diseases</w:t>
      </w:r>
      <w:proofErr w:type="spellEnd"/>
      <w:r w:rsidRPr="008B3117">
        <w:rPr>
          <w:rFonts w:ascii="Arial" w:hAnsi="Arial" w:cs="Arial"/>
          <w:sz w:val="24"/>
          <w:szCs w:val="24"/>
        </w:rPr>
        <w:t xml:space="preserve">. PMC, 2014. Disponível em: </w:t>
      </w:r>
      <w:hyperlink r:id="rId38" w:history="1">
        <w:r w:rsidR="001065BE" w:rsidRPr="008B3117">
          <w:rPr>
            <w:rStyle w:val="Hyperlink"/>
            <w:rFonts w:ascii="Arial" w:hAnsi="Arial" w:cs="Arial"/>
            <w:sz w:val="24"/>
            <w:szCs w:val="24"/>
          </w:rPr>
          <w:t>https://ncbi.nlm.nih.gov/pmc/articles/PMC3925859/</w:t>
        </w:r>
      </w:hyperlink>
      <w:r w:rsidR="001065BE" w:rsidRPr="008B3117">
        <w:rPr>
          <w:rFonts w:ascii="Arial" w:hAnsi="Arial" w:cs="Arial"/>
          <w:sz w:val="24"/>
          <w:szCs w:val="24"/>
        </w:rPr>
        <w:t xml:space="preserve"> </w:t>
      </w:r>
      <w:r w:rsidRPr="008B3117">
        <w:rPr>
          <w:rFonts w:ascii="Arial" w:hAnsi="Arial" w:cs="Arial"/>
          <w:sz w:val="24"/>
          <w:szCs w:val="24"/>
        </w:rPr>
        <w:t>. Acesso em: 30 mar. 2026.</w:t>
      </w:r>
    </w:p>
    <w:p w14:paraId="662964F8" w14:textId="09A66025" w:rsidR="00344329" w:rsidRPr="0068121B" w:rsidRDefault="00316746" w:rsidP="00484B75">
      <w:pPr>
        <w:spacing w:line="360" w:lineRule="auto"/>
        <w:ind w:left="431" w:hanging="431"/>
        <w:jc w:val="both"/>
        <w:rPr>
          <w:rFonts w:ascii="Arial" w:hAnsi="Arial" w:cs="Arial"/>
          <w:sz w:val="24"/>
          <w:szCs w:val="24"/>
          <w:lang w:val="en-US"/>
        </w:rPr>
      </w:pPr>
      <w:r w:rsidRPr="008B3117">
        <w:rPr>
          <w:rFonts w:ascii="Arial" w:hAnsi="Arial" w:cs="Arial"/>
          <w:sz w:val="24"/>
          <w:szCs w:val="24"/>
        </w:rPr>
        <w:t xml:space="preserve">8. DOES </w:t>
      </w:r>
      <w:proofErr w:type="spellStart"/>
      <w:r w:rsidRPr="008B3117">
        <w:rPr>
          <w:rFonts w:ascii="Arial" w:hAnsi="Arial" w:cs="Arial"/>
          <w:sz w:val="24"/>
          <w:szCs w:val="24"/>
        </w:rPr>
        <w:t>Helicobacter</w:t>
      </w:r>
      <w:proofErr w:type="spellEnd"/>
      <w:r w:rsidRPr="008B3117">
        <w:rPr>
          <w:rFonts w:ascii="Arial" w:hAnsi="Arial" w:cs="Arial"/>
          <w:sz w:val="24"/>
          <w:szCs w:val="24"/>
        </w:rPr>
        <w:t xml:space="preserve"> </w:t>
      </w:r>
      <w:proofErr w:type="spellStart"/>
      <w:r w:rsidRPr="008B3117">
        <w:rPr>
          <w:rFonts w:ascii="Arial" w:hAnsi="Arial" w:cs="Arial"/>
          <w:sz w:val="24"/>
          <w:szCs w:val="24"/>
        </w:rPr>
        <w:t>pylori</w:t>
      </w:r>
      <w:proofErr w:type="spellEnd"/>
      <w:r w:rsidRPr="008B3117">
        <w:rPr>
          <w:rFonts w:ascii="Arial" w:hAnsi="Arial" w:cs="Arial"/>
          <w:sz w:val="24"/>
          <w:szCs w:val="24"/>
        </w:rPr>
        <w:t xml:space="preserve"> </w:t>
      </w:r>
      <w:proofErr w:type="spellStart"/>
      <w:r w:rsidRPr="008B3117">
        <w:rPr>
          <w:rFonts w:ascii="Arial" w:hAnsi="Arial" w:cs="Arial"/>
          <w:sz w:val="24"/>
          <w:szCs w:val="24"/>
        </w:rPr>
        <w:t>infection</w:t>
      </w:r>
      <w:proofErr w:type="spellEnd"/>
      <w:r w:rsidRPr="008B3117">
        <w:rPr>
          <w:rFonts w:ascii="Arial" w:hAnsi="Arial" w:cs="Arial"/>
          <w:sz w:val="24"/>
          <w:szCs w:val="24"/>
        </w:rPr>
        <w:t xml:space="preserve"> play a role in iron </w:t>
      </w:r>
      <w:proofErr w:type="spellStart"/>
      <w:r w:rsidRPr="008B3117">
        <w:rPr>
          <w:rFonts w:ascii="Arial" w:hAnsi="Arial" w:cs="Arial"/>
          <w:sz w:val="24"/>
          <w:szCs w:val="24"/>
        </w:rPr>
        <w:t>deficiency</w:t>
      </w:r>
      <w:proofErr w:type="spellEnd"/>
      <w:r w:rsidRPr="008B3117">
        <w:rPr>
          <w:rFonts w:ascii="Arial" w:hAnsi="Arial" w:cs="Arial"/>
          <w:sz w:val="24"/>
          <w:szCs w:val="24"/>
        </w:rPr>
        <w:t xml:space="preserve"> anemia? A meta-</w:t>
      </w:r>
      <w:proofErr w:type="spellStart"/>
      <w:r w:rsidRPr="008B3117">
        <w:rPr>
          <w:rFonts w:ascii="Arial" w:hAnsi="Arial" w:cs="Arial"/>
          <w:sz w:val="24"/>
          <w:szCs w:val="24"/>
        </w:rPr>
        <w:t>analysis</w:t>
      </w:r>
      <w:proofErr w:type="spellEnd"/>
      <w:r w:rsidRPr="008B3117">
        <w:rPr>
          <w:rFonts w:ascii="Arial" w:hAnsi="Arial" w:cs="Arial"/>
          <w:sz w:val="24"/>
          <w:szCs w:val="24"/>
        </w:rPr>
        <w:t xml:space="preserve">. PMC, 2010. Disponível em: </w:t>
      </w:r>
      <w:hyperlink r:id="rId39" w:history="1">
        <w:r w:rsidR="001065BE" w:rsidRPr="008B3117">
          <w:rPr>
            <w:rStyle w:val="Hyperlink"/>
            <w:rFonts w:ascii="Arial" w:hAnsi="Arial" w:cs="Arial"/>
            <w:sz w:val="24"/>
            <w:szCs w:val="24"/>
          </w:rPr>
          <w:t>https://ncbi.nlm.nih.gov/pmc/articles/PMC2825337/</w:t>
        </w:r>
      </w:hyperlink>
      <w:r w:rsidR="001065BE" w:rsidRPr="008B3117">
        <w:rPr>
          <w:rFonts w:ascii="Arial" w:hAnsi="Arial" w:cs="Arial"/>
          <w:sz w:val="24"/>
          <w:szCs w:val="24"/>
        </w:rPr>
        <w:t xml:space="preserve"> </w:t>
      </w:r>
      <w:r w:rsidRPr="008B3117">
        <w:rPr>
          <w:rFonts w:ascii="Arial" w:hAnsi="Arial" w:cs="Arial"/>
          <w:sz w:val="24"/>
          <w:szCs w:val="24"/>
        </w:rPr>
        <w:t xml:space="preserve">. </w:t>
      </w:r>
      <w:proofErr w:type="spellStart"/>
      <w:r w:rsidRPr="0068121B">
        <w:rPr>
          <w:rFonts w:ascii="Arial" w:hAnsi="Arial" w:cs="Arial"/>
          <w:sz w:val="24"/>
          <w:szCs w:val="24"/>
          <w:lang w:val="en-US"/>
        </w:rPr>
        <w:t>Acesso</w:t>
      </w:r>
      <w:proofErr w:type="spellEnd"/>
      <w:r w:rsidRPr="0068121B">
        <w:rPr>
          <w:rFonts w:ascii="Arial" w:hAnsi="Arial" w:cs="Arial"/>
          <w:sz w:val="24"/>
          <w:szCs w:val="24"/>
          <w:lang w:val="en-US"/>
        </w:rPr>
        <w:t xml:space="preserve"> </w:t>
      </w:r>
      <w:proofErr w:type="spellStart"/>
      <w:r w:rsidRPr="0068121B">
        <w:rPr>
          <w:rFonts w:ascii="Arial" w:hAnsi="Arial" w:cs="Arial"/>
          <w:sz w:val="24"/>
          <w:szCs w:val="24"/>
          <w:lang w:val="en-US"/>
        </w:rPr>
        <w:t>em</w:t>
      </w:r>
      <w:proofErr w:type="spellEnd"/>
      <w:r w:rsidRPr="0068121B">
        <w:rPr>
          <w:rFonts w:ascii="Arial" w:hAnsi="Arial" w:cs="Arial"/>
          <w:sz w:val="24"/>
          <w:szCs w:val="24"/>
          <w:lang w:val="en-US"/>
        </w:rPr>
        <w:t>: 30 mar. 2026.</w:t>
      </w:r>
    </w:p>
    <w:p w14:paraId="5D1375AE" w14:textId="0D9E62EF" w:rsidR="00344329" w:rsidRPr="008B3117" w:rsidRDefault="00316746" w:rsidP="008B3117">
      <w:pPr>
        <w:spacing w:line="360" w:lineRule="auto"/>
        <w:ind w:left="431" w:hanging="431"/>
        <w:jc w:val="both"/>
        <w:rPr>
          <w:rFonts w:ascii="Arial" w:hAnsi="Arial" w:cs="Arial"/>
          <w:sz w:val="24"/>
          <w:szCs w:val="24"/>
        </w:rPr>
      </w:pPr>
      <w:r w:rsidRPr="0068121B">
        <w:rPr>
          <w:rFonts w:ascii="Arial" w:hAnsi="Arial" w:cs="Arial"/>
          <w:sz w:val="24"/>
          <w:szCs w:val="24"/>
          <w:lang w:val="en-US"/>
        </w:rPr>
        <w:t xml:space="preserve">9. RESEARCH progress on the relationship between Helicobacter pylori infection and iron deficiency anemia. </w:t>
      </w:r>
      <w:proofErr w:type="spellStart"/>
      <w:r w:rsidRPr="008B3117">
        <w:rPr>
          <w:rFonts w:ascii="Arial" w:hAnsi="Arial" w:cs="Arial"/>
          <w:sz w:val="24"/>
          <w:szCs w:val="24"/>
        </w:rPr>
        <w:t>Frontiers</w:t>
      </w:r>
      <w:proofErr w:type="spellEnd"/>
      <w:r w:rsidRPr="008B3117">
        <w:rPr>
          <w:rFonts w:ascii="Arial" w:hAnsi="Arial" w:cs="Arial"/>
          <w:sz w:val="24"/>
          <w:szCs w:val="24"/>
        </w:rPr>
        <w:t xml:space="preserve"> in </w:t>
      </w:r>
      <w:proofErr w:type="spellStart"/>
      <w:r w:rsidRPr="008B3117">
        <w:rPr>
          <w:rFonts w:ascii="Arial" w:hAnsi="Arial" w:cs="Arial"/>
          <w:sz w:val="24"/>
          <w:szCs w:val="24"/>
        </w:rPr>
        <w:t>Microbiology</w:t>
      </w:r>
      <w:proofErr w:type="spellEnd"/>
      <w:r w:rsidRPr="008B3117">
        <w:rPr>
          <w:rFonts w:ascii="Arial" w:hAnsi="Arial" w:cs="Arial"/>
          <w:sz w:val="24"/>
          <w:szCs w:val="24"/>
        </w:rPr>
        <w:t xml:space="preserve">, 2025. Disponível em: </w:t>
      </w:r>
      <w:hyperlink r:id="rId40" w:history="1">
        <w:r w:rsidR="001065BE" w:rsidRPr="008B3117">
          <w:rPr>
            <w:rStyle w:val="Hyperlink"/>
            <w:rFonts w:ascii="Arial" w:hAnsi="Arial" w:cs="Arial"/>
            <w:sz w:val="24"/>
            <w:szCs w:val="24"/>
          </w:rPr>
          <w:t>https://www.frontiersin.org/journals/microbiology/articles/10.3389/fmicb.2025.1552630/full</w:t>
        </w:r>
      </w:hyperlink>
      <w:r w:rsidR="001065BE" w:rsidRPr="008B3117">
        <w:rPr>
          <w:rFonts w:ascii="Arial" w:hAnsi="Arial" w:cs="Arial"/>
          <w:sz w:val="24"/>
          <w:szCs w:val="24"/>
        </w:rPr>
        <w:t xml:space="preserve"> </w:t>
      </w:r>
      <w:r w:rsidRPr="008B3117">
        <w:rPr>
          <w:rFonts w:ascii="Arial" w:hAnsi="Arial" w:cs="Arial"/>
          <w:sz w:val="24"/>
          <w:szCs w:val="24"/>
        </w:rPr>
        <w:t>. Acesso em: 30 mar. 2026.</w:t>
      </w:r>
    </w:p>
    <w:p w14:paraId="4E070833" w14:textId="5576496D" w:rsidR="00344329" w:rsidRPr="0068121B" w:rsidRDefault="00316746" w:rsidP="00484B75">
      <w:pPr>
        <w:spacing w:line="360" w:lineRule="auto"/>
        <w:jc w:val="both"/>
        <w:rPr>
          <w:rFonts w:ascii="Arial" w:hAnsi="Arial" w:cs="Arial"/>
          <w:sz w:val="24"/>
          <w:szCs w:val="24"/>
          <w:lang w:val="en-US"/>
        </w:rPr>
      </w:pPr>
      <w:r w:rsidRPr="0068121B">
        <w:rPr>
          <w:rFonts w:ascii="Arial" w:hAnsi="Arial" w:cs="Arial"/>
          <w:sz w:val="24"/>
          <w:szCs w:val="24"/>
          <w:lang w:val="en-US"/>
        </w:rPr>
        <w:t xml:space="preserve">10. IRON Deficiency and Nonscarring Alopecia in Women: Systematic Review and Meta-Analysis. </w:t>
      </w:r>
      <w:r w:rsidRPr="008B3117">
        <w:rPr>
          <w:rFonts w:ascii="Arial" w:hAnsi="Arial" w:cs="Arial"/>
          <w:sz w:val="24"/>
          <w:szCs w:val="24"/>
        </w:rPr>
        <w:t xml:space="preserve">PMC, 2022. Disponível em: </w:t>
      </w:r>
      <w:hyperlink r:id="rId41" w:history="1">
        <w:r w:rsidR="007B0D95" w:rsidRPr="008B3117">
          <w:rPr>
            <w:rStyle w:val="Hyperlink"/>
            <w:rFonts w:ascii="Arial" w:hAnsi="Arial" w:cs="Arial"/>
            <w:sz w:val="24"/>
            <w:szCs w:val="24"/>
          </w:rPr>
          <w:t>https://pmc.ncbi.nlm.nih.gov/articles/PMC8928181/</w:t>
        </w:r>
      </w:hyperlink>
      <w:r w:rsidR="007B0D95" w:rsidRPr="008B3117">
        <w:rPr>
          <w:rFonts w:ascii="Arial" w:hAnsi="Arial" w:cs="Arial"/>
          <w:sz w:val="24"/>
          <w:szCs w:val="24"/>
        </w:rPr>
        <w:t xml:space="preserve"> </w:t>
      </w:r>
      <w:r w:rsidRPr="008B3117">
        <w:rPr>
          <w:rFonts w:ascii="Arial" w:hAnsi="Arial" w:cs="Arial"/>
          <w:sz w:val="24"/>
          <w:szCs w:val="24"/>
        </w:rPr>
        <w:t xml:space="preserve">. </w:t>
      </w:r>
      <w:proofErr w:type="spellStart"/>
      <w:r w:rsidRPr="0068121B">
        <w:rPr>
          <w:rFonts w:ascii="Arial" w:hAnsi="Arial" w:cs="Arial"/>
          <w:sz w:val="24"/>
          <w:szCs w:val="24"/>
          <w:lang w:val="en-US"/>
        </w:rPr>
        <w:t>Acesso</w:t>
      </w:r>
      <w:proofErr w:type="spellEnd"/>
      <w:r w:rsidRPr="0068121B">
        <w:rPr>
          <w:rFonts w:ascii="Arial" w:hAnsi="Arial" w:cs="Arial"/>
          <w:sz w:val="24"/>
          <w:szCs w:val="24"/>
          <w:lang w:val="en-US"/>
        </w:rPr>
        <w:t xml:space="preserve"> </w:t>
      </w:r>
      <w:proofErr w:type="spellStart"/>
      <w:r w:rsidRPr="0068121B">
        <w:rPr>
          <w:rFonts w:ascii="Arial" w:hAnsi="Arial" w:cs="Arial"/>
          <w:sz w:val="24"/>
          <w:szCs w:val="24"/>
          <w:lang w:val="en-US"/>
        </w:rPr>
        <w:t>em</w:t>
      </w:r>
      <w:proofErr w:type="spellEnd"/>
      <w:r w:rsidRPr="0068121B">
        <w:rPr>
          <w:rFonts w:ascii="Arial" w:hAnsi="Arial" w:cs="Arial"/>
          <w:sz w:val="24"/>
          <w:szCs w:val="24"/>
          <w:lang w:val="en-US"/>
        </w:rPr>
        <w:t>: 30 mar. 2026.</w:t>
      </w:r>
    </w:p>
    <w:p w14:paraId="7ED26D8E" w14:textId="3A1CD16F" w:rsidR="00344329" w:rsidRPr="0068121B" w:rsidRDefault="00316746" w:rsidP="008B3117">
      <w:pPr>
        <w:spacing w:line="360" w:lineRule="auto"/>
        <w:ind w:left="431" w:hanging="431"/>
        <w:jc w:val="both"/>
        <w:rPr>
          <w:rFonts w:ascii="Arial" w:hAnsi="Arial" w:cs="Arial"/>
          <w:sz w:val="24"/>
          <w:szCs w:val="24"/>
          <w:lang w:val="en-US"/>
        </w:rPr>
      </w:pPr>
      <w:r w:rsidRPr="0068121B">
        <w:rPr>
          <w:rFonts w:ascii="Arial" w:hAnsi="Arial" w:cs="Arial"/>
          <w:sz w:val="24"/>
          <w:szCs w:val="24"/>
          <w:lang w:val="en-US"/>
        </w:rPr>
        <w:t xml:space="preserve">11. THE Association of Serum Ferritin Levels With Non-scarring Alopecia in Women. </w:t>
      </w:r>
      <w:r w:rsidRPr="008B3117">
        <w:rPr>
          <w:rFonts w:ascii="Arial" w:hAnsi="Arial" w:cs="Arial"/>
          <w:sz w:val="24"/>
          <w:szCs w:val="24"/>
        </w:rPr>
        <w:t xml:space="preserve">PMC, 2022. Disponível em: </w:t>
      </w:r>
      <w:hyperlink r:id="rId42" w:history="1">
        <w:r w:rsidR="007B0D95" w:rsidRPr="008B3117">
          <w:rPr>
            <w:rStyle w:val="Hyperlink"/>
            <w:rFonts w:ascii="Arial" w:hAnsi="Arial" w:cs="Arial"/>
            <w:sz w:val="24"/>
            <w:szCs w:val="24"/>
          </w:rPr>
          <w:t>https://ncbi.nlm.nih.gov/pmc/articles/PMC9805541/</w:t>
        </w:r>
      </w:hyperlink>
      <w:r w:rsidR="007B0D95" w:rsidRPr="008B3117">
        <w:rPr>
          <w:rFonts w:ascii="Arial" w:hAnsi="Arial" w:cs="Arial"/>
          <w:sz w:val="24"/>
          <w:szCs w:val="24"/>
        </w:rPr>
        <w:t xml:space="preserve"> </w:t>
      </w:r>
      <w:r w:rsidRPr="008B3117">
        <w:rPr>
          <w:rFonts w:ascii="Arial" w:hAnsi="Arial" w:cs="Arial"/>
          <w:sz w:val="24"/>
          <w:szCs w:val="24"/>
        </w:rPr>
        <w:t xml:space="preserve">. </w:t>
      </w:r>
      <w:proofErr w:type="spellStart"/>
      <w:r w:rsidRPr="0068121B">
        <w:rPr>
          <w:rFonts w:ascii="Arial" w:hAnsi="Arial" w:cs="Arial"/>
          <w:sz w:val="24"/>
          <w:szCs w:val="24"/>
          <w:lang w:val="en-US"/>
        </w:rPr>
        <w:t>Acesso</w:t>
      </w:r>
      <w:proofErr w:type="spellEnd"/>
      <w:r w:rsidRPr="0068121B">
        <w:rPr>
          <w:rFonts w:ascii="Arial" w:hAnsi="Arial" w:cs="Arial"/>
          <w:sz w:val="24"/>
          <w:szCs w:val="24"/>
          <w:lang w:val="en-US"/>
        </w:rPr>
        <w:t xml:space="preserve"> </w:t>
      </w:r>
      <w:proofErr w:type="spellStart"/>
      <w:r w:rsidRPr="0068121B">
        <w:rPr>
          <w:rFonts w:ascii="Arial" w:hAnsi="Arial" w:cs="Arial"/>
          <w:sz w:val="24"/>
          <w:szCs w:val="24"/>
          <w:lang w:val="en-US"/>
        </w:rPr>
        <w:t>em</w:t>
      </w:r>
      <w:proofErr w:type="spellEnd"/>
      <w:r w:rsidRPr="0068121B">
        <w:rPr>
          <w:rFonts w:ascii="Arial" w:hAnsi="Arial" w:cs="Arial"/>
          <w:sz w:val="24"/>
          <w:szCs w:val="24"/>
          <w:lang w:val="en-US"/>
        </w:rPr>
        <w:t>: 30 mar. 2026.</w:t>
      </w:r>
    </w:p>
    <w:p w14:paraId="69C1E967" w14:textId="3C2BB01E" w:rsidR="00344329" w:rsidRPr="008B3117" w:rsidRDefault="00316746" w:rsidP="008B3117">
      <w:pPr>
        <w:spacing w:line="360" w:lineRule="auto"/>
        <w:ind w:left="431" w:hanging="431"/>
        <w:jc w:val="both"/>
        <w:rPr>
          <w:rFonts w:ascii="Arial" w:hAnsi="Arial" w:cs="Arial"/>
          <w:sz w:val="24"/>
          <w:szCs w:val="24"/>
        </w:rPr>
      </w:pPr>
      <w:r w:rsidRPr="0068121B">
        <w:rPr>
          <w:rFonts w:ascii="Arial" w:hAnsi="Arial" w:cs="Arial"/>
          <w:sz w:val="24"/>
          <w:szCs w:val="24"/>
          <w:lang w:val="en-US"/>
        </w:rPr>
        <w:t xml:space="preserve">12. KANTOR, J. et al. Decreased Serum Ferritin is Associated With Alopecia in Women. </w:t>
      </w:r>
      <w:proofErr w:type="spellStart"/>
      <w:r w:rsidRPr="008B3117">
        <w:rPr>
          <w:rFonts w:ascii="Arial" w:hAnsi="Arial" w:cs="Arial"/>
          <w:sz w:val="24"/>
          <w:szCs w:val="24"/>
        </w:rPr>
        <w:t>Journal</w:t>
      </w:r>
      <w:proofErr w:type="spellEnd"/>
      <w:r w:rsidRPr="008B3117">
        <w:rPr>
          <w:rFonts w:ascii="Arial" w:hAnsi="Arial" w:cs="Arial"/>
          <w:sz w:val="24"/>
          <w:szCs w:val="24"/>
        </w:rPr>
        <w:t xml:space="preserve"> </w:t>
      </w:r>
      <w:proofErr w:type="spellStart"/>
      <w:r w:rsidRPr="008B3117">
        <w:rPr>
          <w:rFonts w:ascii="Arial" w:hAnsi="Arial" w:cs="Arial"/>
          <w:sz w:val="24"/>
          <w:szCs w:val="24"/>
        </w:rPr>
        <w:t>of</w:t>
      </w:r>
      <w:proofErr w:type="spellEnd"/>
      <w:r w:rsidRPr="008B3117">
        <w:rPr>
          <w:rFonts w:ascii="Arial" w:hAnsi="Arial" w:cs="Arial"/>
          <w:sz w:val="24"/>
          <w:szCs w:val="24"/>
        </w:rPr>
        <w:t xml:space="preserve"> </w:t>
      </w:r>
      <w:proofErr w:type="spellStart"/>
      <w:r w:rsidRPr="008B3117">
        <w:rPr>
          <w:rFonts w:ascii="Arial" w:hAnsi="Arial" w:cs="Arial"/>
          <w:sz w:val="24"/>
          <w:szCs w:val="24"/>
        </w:rPr>
        <w:t>Investigative</w:t>
      </w:r>
      <w:proofErr w:type="spellEnd"/>
      <w:r w:rsidRPr="008B3117">
        <w:rPr>
          <w:rFonts w:ascii="Arial" w:hAnsi="Arial" w:cs="Arial"/>
          <w:sz w:val="24"/>
          <w:szCs w:val="24"/>
        </w:rPr>
        <w:t xml:space="preserve"> </w:t>
      </w:r>
      <w:proofErr w:type="spellStart"/>
      <w:r w:rsidRPr="008B3117">
        <w:rPr>
          <w:rFonts w:ascii="Arial" w:hAnsi="Arial" w:cs="Arial"/>
          <w:sz w:val="24"/>
          <w:szCs w:val="24"/>
        </w:rPr>
        <w:t>Dermatology</w:t>
      </w:r>
      <w:proofErr w:type="spellEnd"/>
      <w:r w:rsidRPr="008B3117">
        <w:rPr>
          <w:rFonts w:ascii="Arial" w:hAnsi="Arial" w:cs="Arial"/>
          <w:sz w:val="24"/>
          <w:szCs w:val="24"/>
        </w:rPr>
        <w:t xml:space="preserve">, 2003. Disponível em: </w:t>
      </w:r>
      <w:hyperlink r:id="rId43" w:history="1">
        <w:r w:rsidR="00A27564" w:rsidRPr="008B3117">
          <w:rPr>
            <w:rStyle w:val="Hyperlink"/>
            <w:rFonts w:ascii="Arial" w:hAnsi="Arial" w:cs="Arial"/>
            <w:sz w:val="24"/>
            <w:szCs w:val="24"/>
          </w:rPr>
          <w:t>https://www.sciencedirect.com/science/article/pii/S0022202X15304942</w:t>
        </w:r>
      </w:hyperlink>
      <w:r w:rsidR="00A27564" w:rsidRPr="008B3117">
        <w:rPr>
          <w:rFonts w:ascii="Arial" w:hAnsi="Arial" w:cs="Arial"/>
          <w:sz w:val="24"/>
          <w:szCs w:val="24"/>
        </w:rPr>
        <w:t xml:space="preserve"> </w:t>
      </w:r>
      <w:r w:rsidRPr="008B3117">
        <w:rPr>
          <w:rFonts w:ascii="Arial" w:hAnsi="Arial" w:cs="Arial"/>
          <w:sz w:val="24"/>
          <w:szCs w:val="24"/>
        </w:rPr>
        <w:t>. Acesso em: 30 mar. 2026.</w:t>
      </w:r>
    </w:p>
    <w:p w14:paraId="74E74AA4" w14:textId="3C4E2B0E" w:rsidR="00344329" w:rsidRPr="0068121B" w:rsidRDefault="00316746" w:rsidP="00484B75">
      <w:pPr>
        <w:spacing w:line="360" w:lineRule="auto"/>
        <w:jc w:val="both"/>
        <w:rPr>
          <w:rFonts w:ascii="Arial" w:hAnsi="Arial" w:cs="Arial"/>
          <w:sz w:val="24"/>
          <w:szCs w:val="24"/>
          <w:lang w:val="en-US"/>
        </w:rPr>
      </w:pPr>
      <w:r w:rsidRPr="0068121B">
        <w:rPr>
          <w:rFonts w:ascii="Arial" w:hAnsi="Arial" w:cs="Arial"/>
          <w:sz w:val="24"/>
          <w:szCs w:val="24"/>
          <w:lang w:val="en-US"/>
        </w:rPr>
        <w:t xml:space="preserve">13. HELICOBACTER pylori associated vitamin B12 deficiency, pernicious </w:t>
      </w:r>
      <w:proofErr w:type="spellStart"/>
      <w:r w:rsidRPr="0068121B">
        <w:rPr>
          <w:rFonts w:ascii="Arial" w:hAnsi="Arial" w:cs="Arial"/>
          <w:sz w:val="24"/>
          <w:szCs w:val="24"/>
          <w:lang w:val="en-US"/>
        </w:rPr>
        <w:t>anaemia</w:t>
      </w:r>
      <w:proofErr w:type="spellEnd"/>
      <w:r w:rsidRPr="0068121B">
        <w:rPr>
          <w:rFonts w:ascii="Arial" w:hAnsi="Arial" w:cs="Arial"/>
          <w:sz w:val="24"/>
          <w:szCs w:val="24"/>
          <w:lang w:val="en-US"/>
        </w:rPr>
        <w:t xml:space="preserve"> and subacute combined degeneration of the spinal cord. </w:t>
      </w:r>
      <w:r w:rsidRPr="008B3117">
        <w:rPr>
          <w:rFonts w:ascii="Arial" w:hAnsi="Arial" w:cs="Arial"/>
          <w:sz w:val="24"/>
          <w:szCs w:val="24"/>
        </w:rPr>
        <w:t xml:space="preserve">PMC, 2013. Disponível em: </w:t>
      </w:r>
      <w:hyperlink r:id="rId44" w:history="1">
        <w:r w:rsidR="00A27564" w:rsidRPr="008B3117">
          <w:rPr>
            <w:rStyle w:val="Hyperlink"/>
            <w:rFonts w:ascii="Arial" w:hAnsi="Arial" w:cs="Arial"/>
            <w:sz w:val="24"/>
            <w:szCs w:val="24"/>
          </w:rPr>
          <w:t>https://ncbi.nlm.nih.gov/pmc/articles/PMC3794208/</w:t>
        </w:r>
      </w:hyperlink>
      <w:r w:rsidR="00A27564" w:rsidRPr="008B3117">
        <w:rPr>
          <w:rFonts w:ascii="Arial" w:hAnsi="Arial" w:cs="Arial"/>
          <w:sz w:val="24"/>
          <w:szCs w:val="24"/>
        </w:rPr>
        <w:t xml:space="preserve"> </w:t>
      </w:r>
      <w:r w:rsidRPr="008B3117">
        <w:rPr>
          <w:rFonts w:ascii="Arial" w:hAnsi="Arial" w:cs="Arial"/>
          <w:sz w:val="24"/>
          <w:szCs w:val="24"/>
        </w:rPr>
        <w:t xml:space="preserve">. </w:t>
      </w:r>
      <w:proofErr w:type="spellStart"/>
      <w:r w:rsidRPr="0068121B">
        <w:rPr>
          <w:rFonts w:ascii="Arial" w:hAnsi="Arial" w:cs="Arial"/>
          <w:sz w:val="24"/>
          <w:szCs w:val="24"/>
          <w:lang w:val="en-US"/>
        </w:rPr>
        <w:t>Acesso</w:t>
      </w:r>
      <w:proofErr w:type="spellEnd"/>
      <w:r w:rsidRPr="0068121B">
        <w:rPr>
          <w:rFonts w:ascii="Arial" w:hAnsi="Arial" w:cs="Arial"/>
          <w:sz w:val="24"/>
          <w:szCs w:val="24"/>
          <w:lang w:val="en-US"/>
        </w:rPr>
        <w:t xml:space="preserve"> </w:t>
      </w:r>
      <w:proofErr w:type="spellStart"/>
      <w:r w:rsidRPr="0068121B">
        <w:rPr>
          <w:rFonts w:ascii="Arial" w:hAnsi="Arial" w:cs="Arial"/>
          <w:sz w:val="24"/>
          <w:szCs w:val="24"/>
          <w:lang w:val="en-US"/>
        </w:rPr>
        <w:t>em</w:t>
      </w:r>
      <w:proofErr w:type="spellEnd"/>
      <w:r w:rsidRPr="0068121B">
        <w:rPr>
          <w:rFonts w:ascii="Arial" w:hAnsi="Arial" w:cs="Arial"/>
          <w:sz w:val="24"/>
          <w:szCs w:val="24"/>
          <w:lang w:val="en-US"/>
        </w:rPr>
        <w:t>: 30 mar. 2026.</w:t>
      </w:r>
    </w:p>
    <w:p w14:paraId="68277973" w14:textId="00A4827C" w:rsidR="00344329" w:rsidRPr="008B3117" w:rsidRDefault="00316746" w:rsidP="008B3117">
      <w:pPr>
        <w:spacing w:line="360" w:lineRule="auto"/>
        <w:ind w:left="431" w:hanging="431"/>
        <w:jc w:val="both"/>
        <w:rPr>
          <w:rFonts w:ascii="Arial" w:hAnsi="Arial" w:cs="Arial"/>
          <w:sz w:val="24"/>
          <w:szCs w:val="24"/>
        </w:rPr>
      </w:pPr>
      <w:r w:rsidRPr="0068121B">
        <w:rPr>
          <w:rFonts w:ascii="Arial" w:hAnsi="Arial" w:cs="Arial"/>
          <w:sz w:val="24"/>
          <w:szCs w:val="24"/>
          <w:lang w:val="en-US"/>
        </w:rPr>
        <w:t xml:space="preserve">14. MICRONUTRIENT deficiencies in patients with chronic atrophic autoimmune gastritis: A review. </w:t>
      </w:r>
      <w:r w:rsidRPr="008B3117">
        <w:rPr>
          <w:rFonts w:ascii="Arial" w:hAnsi="Arial" w:cs="Arial"/>
          <w:sz w:val="24"/>
          <w:szCs w:val="24"/>
        </w:rPr>
        <w:t xml:space="preserve">PMC, 2017. Disponível em: </w:t>
      </w:r>
      <w:hyperlink r:id="rId45" w:history="1">
        <w:r w:rsidR="00A27564" w:rsidRPr="008B3117">
          <w:rPr>
            <w:rStyle w:val="Hyperlink"/>
            <w:rFonts w:ascii="Arial" w:hAnsi="Arial" w:cs="Arial"/>
            <w:sz w:val="24"/>
            <w:szCs w:val="24"/>
          </w:rPr>
          <w:t>https://ncbi.nlm.nih.gov/pmc/articles/PMC5292330/</w:t>
        </w:r>
      </w:hyperlink>
      <w:r w:rsidR="00A27564" w:rsidRPr="008B3117">
        <w:rPr>
          <w:rFonts w:ascii="Arial" w:hAnsi="Arial" w:cs="Arial"/>
          <w:sz w:val="24"/>
          <w:szCs w:val="24"/>
        </w:rPr>
        <w:t xml:space="preserve"> </w:t>
      </w:r>
      <w:r w:rsidRPr="008B3117">
        <w:rPr>
          <w:rFonts w:ascii="Arial" w:hAnsi="Arial" w:cs="Arial"/>
          <w:sz w:val="24"/>
          <w:szCs w:val="24"/>
        </w:rPr>
        <w:t>. Acesso em: 30 mar. 2026.</w:t>
      </w:r>
    </w:p>
    <w:p w14:paraId="2276F38D" w14:textId="492B8071" w:rsidR="00344329" w:rsidRPr="0068121B" w:rsidRDefault="00316746" w:rsidP="00484B75">
      <w:pPr>
        <w:spacing w:line="360" w:lineRule="auto"/>
        <w:ind w:left="431" w:hanging="431"/>
        <w:jc w:val="both"/>
        <w:rPr>
          <w:rFonts w:ascii="Arial" w:hAnsi="Arial" w:cs="Arial"/>
          <w:sz w:val="24"/>
          <w:szCs w:val="24"/>
          <w:lang w:val="en-US"/>
        </w:rPr>
      </w:pPr>
      <w:r w:rsidRPr="008B3117">
        <w:rPr>
          <w:rFonts w:ascii="Arial" w:hAnsi="Arial" w:cs="Arial"/>
          <w:sz w:val="24"/>
          <w:szCs w:val="24"/>
        </w:rPr>
        <w:t xml:space="preserve">15. ANNIBALE, B. et al. </w:t>
      </w:r>
      <w:proofErr w:type="spellStart"/>
      <w:r w:rsidRPr="008B3117">
        <w:rPr>
          <w:rFonts w:ascii="Arial" w:hAnsi="Arial" w:cs="Arial"/>
          <w:sz w:val="24"/>
          <w:szCs w:val="24"/>
        </w:rPr>
        <w:t>Nutritional</w:t>
      </w:r>
      <w:proofErr w:type="spellEnd"/>
      <w:r w:rsidRPr="008B3117">
        <w:rPr>
          <w:rFonts w:ascii="Arial" w:hAnsi="Arial" w:cs="Arial"/>
          <w:sz w:val="24"/>
          <w:szCs w:val="24"/>
        </w:rPr>
        <w:t xml:space="preserve"> </w:t>
      </w:r>
      <w:proofErr w:type="spellStart"/>
      <w:r w:rsidRPr="008B3117">
        <w:rPr>
          <w:rFonts w:ascii="Arial" w:hAnsi="Arial" w:cs="Arial"/>
          <w:sz w:val="24"/>
          <w:szCs w:val="24"/>
        </w:rPr>
        <w:t>aspects</w:t>
      </w:r>
      <w:proofErr w:type="spellEnd"/>
      <w:r w:rsidRPr="008B3117">
        <w:rPr>
          <w:rFonts w:ascii="Arial" w:hAnsi="Arial" w:cs="Arial"/>
          <w:sz w:val="24"/>
          <w:szCs w:val="24"/>
        </w:rPr>
        <w:t xml:space="preserve"> </w:t>
      </w:r>
      <w:proofErr w:type="spellStart"/>
      <w:r w:rsidRPr="008B3117">
        <w:rPr>
          <w:rFonts w:ascii="Arial" w:hAnsi="Arial" w:cs="Arial"/>
          <w:sz w:val="24"/>
          <w:szCs w:val="24"/>
        </w:rPr>
        <w:t>of</w:t>
      </w:r>
      <w:proofErr w:type="spellEnd"/>
      <w:r w:rsidRPr="008B3117">
        <w:rPr>
          <w:rFonts w:ascii="Arial" w:hAnsi="Arial" w:cs="Arial"/>
          <w:sz w:val="24"/>
          <w:szCs w:val="24"/>
        </w:rPr>
        <w:t xml:space="preserve"> </w:t>
      </w:r>
      <w:proofErr w:type="spellStart"/>
      <w:r w:rsidRPr="008B3117">
        <w:rPr>
          <w:rFonts w:ascii="Arial" w:hAnsi="Arial" w:cs="Arial"/>
          <w:sz w:val="24"/>
          <w:szCs w:val="24"/>
        </w:rPr>
        <w:t>Helicobacter</w:t>
      </w:r>
      <w:proofErr w:type="spellEnd"/>
      <w:r w:rsidRPr="008B3117">
        <w:rPr>
          <w:rFonts w:ascii="Arial" w:hAnsi="Arial" w:cs="Arial"/>
          <w:sz w:val="24"/>
          <w:szCs w:val="24"/>
        </w:rPr>
        <w:t xml:space="preserve"> </w:t>
      </w:r>
      <w:proofErr w:type="spellStart"/>
      <w:r w:rsidRPr="008B3117">
        <w:rPr>
          <w:rFonts w:ascii="Arial" w:hAnsi="Arial" w:cs="Arial"/>
          <w:sz w:val="24"/>
          <w:szCs w:val="24"/>
        </w:rPr>
        <w:t>pylori</w:t>
      </w:r>
      <w:proofErr w:type="spellEnd"/>
      <w:r w:rsidRPr="008B3117">
        <w:rPr>
          <w:rFonts w:ascii="Arial" w:hAnsi="Arial" w:cs="Arial"/>
          <w:sz w:val="24"/>
          <w:szCs w:val="24"/>
        </w:rPr>
        <w:t xml:space="preserve"> </w:t>
      </w:r>
      <w:proofErr w:type="spellStart"/>
      <w:r w:rsidRPr="008B3117">
        <w:rPr>
          <w:rFonts w:ascii="Arial" w:hAnsi="Arial" w:cs="Arial"/>
          <w:sz w:val="24"/>
          <w:szCs w:val="24"/>
        </w:rPr>
        <w:t>infection</w:t>
      </w:r>
      <w:proofErr w:type="spellEnd"/>
      <w:r w:rsidRPr="008B3117">
        <w:rPr>
          <w:rFonts w:ascii="Arial" w:hAnsi="Arial" w:cs="Arial"/>
          <w:sz w:val="24"/>
          <w:szCs w:val="24"/>
        </w:rPr>
        <w:t xml:space="preserve">. </w:t>
      </w:r>
      <w:proofErr w:type="spellStart"/>
      <w:r w:rsidRPr="008B3117">
        <w:rPr>
          <w:rFonts w:ascii="Arial" w:hAnsi="Arial" w:cs="Arial"/>
          <w:sz w:val="24"/>
          <w:szCs w:val="24"/>
        </w:rPr>
        <w:t>PubMed</w:t>
      </w:r>
      <w:proofErr w:type="spellEnd"/>
      <w:r w:rsidRPr="008B3117">
        <w:rPr>
          <w:rFonts w:ascii="Arial" w:hAnsi="Arial" w:cs="Arial"/>
          <w:sz w:val="24"/>
          <w:szCs w:val="24"/>
        </w:rPr>
        <w:t xml:space="preserve">, 2011. Disponível em: </w:t>
      </w:r>
      <w:hyperlink r:id="rId46" w:history="1">
        <w:r w:rsidR="00A27564" w:rsidRPr="008B3117">
          <w:rPr>
            <w:rStyle w:val="Hyperlink"/>
            <w:rFonts w:ascii="Arial" w:hAnsi="Arial" w:cs="Arial"/>
            <w:sz w:val="24"/>
            <w:szCs w:val="24"/>
          </w:rPr>
          <w:t>https://pubmed.ncbi.nlm.nih.gov/22105725/</w:t>
        </w:r>
      </w:hyperlink>
      <w:r w:rsidR="00A27564" w:rsidRPr="008B3117">
        <w:rPr>
          <w:rFonts w:ascii="Arial" w:hAnsi="Arial" w:cs="Arial"/>
          <w:sz w:val="24"/>
          <w:szCs w:val="24"/>
        </w:rPr>
        <w:t xml:space="preserve"> </w:t>
      </w:r>
      <w:r w:rsidRPr="008B3117">
        <w:rPr>
          <w:rFonts w:ascii="Arial" w:hAnsi="Arial" w:cs="Arial"/>
          <w:sz w:val="24"/>
          <w:szCs w:val="24"/>
        </w:rPr>
        <w:t xml:space="preserve">. </w:t>
      </w:r>
      <w:proofErr w:type="spellStart"/>
      <w:r w:rsidRPr="0068121B">
        <w:rPr>
          <w:rFonts w:ascii="Arial" w:hAnsi="Arial" w:cs="Arial"/>
          <w:sz w:val="24"/>
          <w:szCs w:val="24"/>
          <w:lang w:val="en-US"/>
        </w:rPr>
        <w:t>Acesso</w:t>
      </w:r>
      <w:proofErr w:type="spellEnd"/>
      <w:r w:rsidRPr="0068121B">
        <w:rPr>
          <w:rFonts w:ascii="Arial" w:hAnsi="Arial" w:cs="Arial"/>
          <w:sz w:val="24"/>
          <w:szCs w:val="24"/>
          <w:lang w:val="en-US"/>
        </w:rPr>
        <w:t xml:space="preserve"> </w:t>
      </w:r>
      <w:proofErr w:type="spellStart"/>
      <w:r w:rsidRPr="0068121B">
        <w:rPr>
          <w:rFonts w:ascii="Arial" w:hAnsi="Arial" w:cs="Arial"/>
          <w:sz w:val="24"/>
          <w:szCs w:val="24"/>
          <w:lang w:val="en-US"/>
        </w:rPr>
        <w:t>em</w:t>
      </w:r>
      <w:proofErr w:type="spellEnd"/>
      <w:r w:rsidRPr="0068121B">
        <w:rPr>
          <w:rFonts w:ascii="Arial" w:hAnsi="Arial" w:cs="Arial"/>
          <w:sz w:val="24"/>
          <w:szCs w:val="24"/>
          <w:lang w:val="en-US"/>
        </w:rPr>
        <w:t>: 30 mar. 2026</w:t>
      </w:r>
      <w:r w:rsidR="00484B75" w:rsidRPr="0068121B">
        <w:rPr>
          <w:rFonts w:ascii="Arial" w:hAnsi="Arial" w:cs="Arial"/>
          <w:sz w:val="24"/>
          <w:szCs w:val="24"/>
          <w:lang w:val="en-US"/>
        </w:rPr>
        <w:t>.</w:t>
      </w:r>
    </w:p>
    <w:p w14:paraId="2AB82810" w14:textId="3CBFAB84" w:rsidR="00344329" w:rsidRPr="0068121B" w:rsidRDefault="00316746" w:rsidP="008B3117">
      <w:pPr>
        <w:spacing w:line="360" w:lineRule="auto"/>
        <w:ind w:left="431" w:hanging="431"/>
        <w:jc w:val="both"/>
        <w:rPr>
          <w:rFonts w:ascii="Arial" w:hAnsi="Arial" w:cs="Arial"/>
          <w:sz w:val="24"/>
          <w:szCs w:val="24"/>
          <w:lang w:val="en-US"/>
        </w:rPr>
      </w:pPr>
      <w:r w:rsidRPr="0068121B">
        <w:rPr>
          <w:rFonts w:ascii="Arial" w:hAnsi="Arial" w:cs="Arial"/>
          <w:sz w:val="24"/>
          <w:szCs w:val="24"/>
          <w:lang w:val="en-US"/>
        </w:rPr>
        <w:t xml:space="preserve">16. CARABOTTI, M.; SCIROCCO, A.; MASELLI, M.A.; SEVERI, C. The gut-brain axis: interactions between enteric microbiota, central and enteric nervous systems. </w:t>
      </w:r>
      <w:proofErr w:type="spellStart"/>
      <w:r w:rsidRPr="008B3117">
        <w:rPr>
          <w:rFonts w:ascii="Arial" w:hAnsi="Arial" w:cs="Arial"/>
          <w:sz w:val="24"/>
          <w:szCs w:val="24"/>
        </w:rPr>
        <w:t>Annals</w:t>
      </w:r>
      <w:proofErr w:type="spellEnd"/>
      <w:r w:rsidRPr="008B3117">
        <w:rPr>
          <w:rFonts w:ascii="Arial" w:hAnsi="Arial" w:cs="Arial"/>
          <w:sz w:val="24"/>
          <w:szCs w:val="24"/>
        </w:rPr>
        <w:t xml:space="preserve"> </w:t>
      </w:r>
      <w:proofErr w:type="spellStart"/>
      <w:r w:rsidRPr="008B3117">
        <w:rPr>
          <w:rFonts w:ascii="Arial" w:hAnsi="Arial" w:cs="Arial"/>
          <w:sz w:val="24"/>
          <w:szCs w:val="24"/>
        </w:rPr>
        <w:t>of</w:t>
      </w:r>
      <w:proofErr w:type="spellEnd"/>
      <w:r w:rsidRPr="008B3117">
        <w:rPr>
          <w:rFonts w:ascii="Arial" w:hAnsi="Arial" w:cs="Arial"/>
          <w:sz w:val="24"/>
          <w:szCs w:val="24"/>
        </w:rPr>
        <w:t xml:space="preserve"> </w:t>
      </w:r>
      <w:proofErr w:type="spellStart"/>
      <w:r w:rsidRPr="008B3117">
        <w:rPr>
          <w:rFonts w:ascii="Arial" w:hAnsi="Arial" w:cs="Arial"/>
          <w:sz w:val="24"/>
          <w:szCs w:val="24"/>
        </w:rPr>
        <w:t>Gastroenterology</w:t>
      </w:r>
      <w:proofErr w:type="spellEnd"/>
      <w:r w:rsidRPr="008B3117">
        <w:rPr>
          <w:rFonts w:ascii="Arial" w:hAnsi="Arial" w:cs="Arial"/>
          <w:sz w:val="24"/>
          <w:szCs w:val="24"/>
        </w:rPr>
        <w:t xml:space="preserve">, v. 28, n. 2, p. 203-209, 2015. Disponível em: </w:t>
      </w:r>
      <w:hyperlink r:id="rId47" w:history="1">
        <w:r w:rsidR="007B0D95" w:rsidRPr="008B3117">
          <w:rPr>
            <w:rStyle w:val="Hyperlink"/>
            <w:rFonts w:ascii="Arial" w:hAnsi="Arial" w:cs="Arial"/>
            <w:sz w:val="24"/>
            <w:szCs w:val="24"/>
          </w:rPr>
          <w:t>https://ncbi.nlm.nih.gov/pmc/articles/PMC4367209/</w:t>
        </w:r>
      </w:hyperlink>
      <w:r w:rsidR="007B0D95" w:rsidRPr="008B3117">
        <w:rPr>
          <w:rFonts w:ascii="Arial" w:hAnsi="Arial" w:cs="Arial"/>
          <w:sz w:val="24"/>
          <w:szCs w:val="24"/>
        </w:rPr>
        <w:t xml:space="preserve"> </w:t>
      </w:r>
      <w:r w:rsidRPr="008B3117">
        <w:rPr>
          <w:rFonts w:ascii="Arial" w:hAnsi="Arial" w:cs="Arial"/>
          <w:sz w:val="24"/>
          <w:szCs w:val="24"/>
        </w:rPr>
        <w:t xml:space="preserve">. </w:t>
      </w:r>
      <w:proofErr w:type="spellStart"/>
      <w:r w:rsidRPr="0068121B">
        <w:rPr>
          <w:rFonts w:ascii="Arial" w:hAnsi="Arial" w:cs="Arial"/>
          <w:sz w:val="24"/>
          <w:szCs w:val="24"/>
          <w:lang w:val="en-US"/>
        </w:rPr>
        <w:t>Acesso</w:t>
      </w:r>
      <w:proofErr w:type="spellEnd"/>
      <w:r w:rsidRPr="0068121B">
        <w:rPr>
          <w:rFonts w:ascii="Arial" w:hAnsi="Arial" w:cs="Arial"/>
          <w:sz w:val="24"/>
          <w:szCs w:val="24"/>
          <w:lang w:val="en-US"/>
        </w:rPr>
        <w:t xml:space="preserve"> </w:t>
      </w:r>
      <w:proofErr w:type="spellStart"/>
      <w:r w:rsidRPr="0068121B">
        <w:rPr>
          <w:rFonts w:ascii="Arial" w:hAnsi="Arial" w:cs="Arial"/>
          <w:sz w:val="24"/>
          <w:szCs w:val="24"/>
          <w:lang w:val="en-US"/>
        </w:rPr>
        <w:t>em</w:t>
      </w:r>
      <w:proofErr w:type="spellEnd"/>
      <w:r w:rsidRPr="0068121B">
        <w:rPr>
          <w:rFonts w:ascii="Arial" w:hAnsi="Arial" w:cs="Arial"/>
          <w:sz w:val="24"/>
          <w:szCs w:val="24"/>
          <w:lang w:val="en-US"/>
        </w:rPr>
        <w:t>: 30 mar. 2026.</w:t>
      </w:r>
    </w:p>
    <w:p w14:paraId="75E5AD93" w14:textId="461E5DBB" w:rsidR="00344329" w:rsidRPr="0068121B" w:rsidRDefault="00316746" w:rsidP="008B3117">
      <w:pPr>
        <w:spacing w:line="360" w:lineRule="auto"/>
        <w:ind w:left="431" w:hanging="431"/>
        <w:jc w:val="both"/>
        <w:rPr>
          <w:rFonts w:ascii="Arial" w:hAnsi="Arial" w:cs="Arial"/>
          <w:sz w:val="24"/>
          <w:szCs w:val="24"/>
          <w:lang w:val="en-US"/>
        </w:rPr>
      </w:pPr>
      <w:r w:rsidRPr="0068121B">
        <w:rPr>
          <w:rFonts w:ascii="Arial" w:hAnsi="Arial" w:cs="Arial"/>
          <w:sz w:val="24"/>
          <w:szCs w:val="24"/>
          <w:lang w:val="en-US"/>
        </w:rPr>
        <w:t xml:space="preserve">17. MADISON, A.; KIECOLT-GLASER, J.K. Stressed to the Core: Inflammation and Intestinal Permeability Link Stress-Related Gut Microbiota Shifts to Mental Health Outcomes. </w:t>
      </w:r>
      <w:proofErr w:type="spellStart"/>
      <w:r w:rsidRPr="008B3117">
        <w:rPr>
          <w:rFonts w:ascii="Arial" w:hAnsi="Arial" w:cs="Arial"/>
          <w:sz w:val="24"/>
          <w:szCs w:val="24"/>
        </w:rPr>
        <w:t>Biological</w:t>
      </w:r>
      <w:proofErr w:type="spellEnd"/>
      <w:r w:rsidRPr="008B3117">
        <w:rPr>
          <w:rFonts w:ascii="Arial" w:hAnsi="Arial" w:cs="Arial"/>
          <w:sz w:val="24"/>
          <w:szCs w:val="24"/>
        </w:rPr>
        <w:t xml:space="preserve"> </w:t>
      </w:r>
      <w:proofErr w:type="spellStart"/>
      <w:r w:rsidRPr="008B3117">
        <w:rPr>
          <w:rFonts w:ascii="Arial" w:hAnsi="Arial" w:cs="Arial"/>
          <w:sz w:val="24"/>
          <w:szCs w:val="24"/>
        </w:rPr>
        <w:t>Psychiatry</w:t>
      </w:r>
      <w:proofErr w:type="spellEnd"/>
      <w:r w:rsidRPr="008B3117">
        <w:rPr>
          <w:rFonts w:ascii="Arial" w:hAnsi="Arial" w:cs="Arial"/>
          <w:sz w:val="24"/>
          <w:szCs w:val="24"/>
        </w:rPr>
        <w:t xml:space="preserve">, 2024. Disponível em: </w:t>
      </w:r>
      <w:hyperlink r:id="rId48" w:history="1">
        <w:r w:rsidR="007B0D95" w:rsidRPr="008B3117">
          <w:rPr>
            <w:rStyle w:val="Hyperlink"/>
            <w:rFonts w:ascii="Arial" w:hAnsi="Arial" w:cs="Arial"/>
            <w:sz w:val="24"/>
            <w:szCs w:val="24"/>
          </w:rPr>
          <w:t>https://pubmed.ncbi.nlm.nih.gov/38353184/</w:t>
        </w:r>
      </w:hyperlink>
      <w:r w:rsidR="007B0D95" w:rsidRPr="008B3117">
        <w:rPr>
          <w:rFonts w:ascii="Arial" w:hAnsi="Arial" w:cs="Arial"/>
          <w:sz w:val="24"/>
          <w:szCs w:val="24"/>
        </w:rPr>
        <w:t xml:space="preserve"> </w:t>
      </w:r>
      <w:r w:rsidRPr="008B3117">
        <w:rPr>
          <w:rFonts w:ascii="Arial" w:hAnsi="Arial" w:cs="Arial"/>
          <w:sz w:val="24"/>
          <w:szCs w:val="24"/>
        </w:rPr>
        <w:t xml:space="preserve">. </w:t>
      </w:r>
      <w:proofErr w:type="spellStart"/>
      <w:r w:rsidRPr="0068121B">
        <w:rPr>
          <w:rFonts w:ascii="Arial" w:hAnsi="Arial" w:cs="Arial"/>
          <w:sz w:val="24"/>
          <w:szCs w:val="24"/>
          <w:lang w:val="en-US"/>
        </w:rPr>
        <w:t>Acesso</w:t>
      </w:r>
      <w:proofErr w:type="spellEnd"/>
      <w:r w:rsidRPr="0068121B">
        <w:rPr>
          <w:rFonts w:ascii="Arial" w:hAnsi="Arial" w:cs="Arial"/>
          <w:sz w:val="24"/>
          <w:szCs w:val="24"/>
          <w:lang w:val="en-US"/>
        </w:rPr>
        <w:t xml:space="preserve"> </w:t>
      </w:r>
      <w:proofErr w:type="spellStart"/>
      <w:r w:rsidRPr="0068121B">
        <w:rPr>
          <w:rFonts w:ascii="Arial" w:hAnsi="Arial" w:cs="Arial"/>
          <w:sz w:val="24"/>
          <w:szCs w:val="24"/>
          <w:lang w:val="en-US"/>
        </w:rPr>
        <w:t>em</w:t>
      </w:r>
      <w:proofErr w:type="spellEnd"/>
      <w:r w:rsidRPr="0068121B">
        <w:rPr>
          <w:rFonts w:ascii="Arial" w:hAnsi="Arial" w:cs="Arial"/>
          <w:sz w:val="24"/>
          <w:szCs w:val="24"/>
          <w:lang w:val="en-US"/>
        </w:rPr>
        <w:t>: 30 mar. 2026.</w:t>
      </w:r>
    </w:p>
    <w:p w14:paraId="0740D059" w14:textId="0B5BA646" w:rsidR="00344329" w:rsidRPr="0068121B" w:rsidRDefault="00316746" w:rsidP="008B3117">
      <w:pPr>
        <w:spacing w:line="360" w:lineRule="auto"/>
        <w:ind w:left="431" w:hanging="431"/>
        <w:jc w:val="both"/>
        <w:rPr>
          <w:rFonts w:ascii="Arial" w:hAnsi="Arial" w:cs="Arial"/>
          <w:sz w:val="24"/>
          <w:szCs w:val="24"/>
          <w:lang w:val="en-US"/>
        </w:rPr>
      </w:pPr>
      <w:r w:rsidRPr="0068121B">
        <w:rPr>
          <w:rFonts w:ascii="Arial" w:hAnsi="Arial" w:cs="Arial"/>
          <w:sz w:val="24"/>
          <w:szCs w:val="24"/>
          <w:lang w:val="en-US"/>
        </w:rPr>
        <w:t xml:space="preserve">18. LI, N. et al. Gut Microbiota Are Associated With Psychological Stress-Induced Defections in Intestinal and Blood–Brain Barriers. </w:t>
      </w:r>
      <w:r w:rsidRPr="008B3117">
        <w:rPr>
          <w:rFonts w:ascii="Arial" w:hAnsi="Arial" w:cs="Arial"/>
          <w:sz w:val="24"/>
          <w:szCs w:val="24"/>
        </w:rPr>
        <w:t xml:space="preserve">PMC, 2020. Disponível em: </w:t>
      </w:r>
      <w:hyperlink r:id="rId49" w:history="1">
        <w:r w:rsidR="007B0D95" w:rsidRPr="008B3117">
          <w:rPr>
            <w:rStyle w:val="Hyperlink"/>
            <w:rFonts w:ascii="Arial" w:hAnsi="Arial" w:cs="Arial"/>
            <w:sz w:val="24"/>
            <w:szCs w:val="24"/>
          </w:rPr>
          <w:t>https://ncbi.nlm.nih.gov/pmc/articles/PMC6974438/</w:t>
        </w:r>
      </w:hyperlink>
      <w:r w:rsidR="007B0D95" w:rsidRPr="008B3117">
        <w:rPr>
          <w:rFonts w:ascii="Arial" w:hAnsi="Arial" w:cs="Arial"/>
          <w:sz w:val="24"/>
          <w:szCs w:val="24"/>
        </w:rPr>
        <w:t xml:space="preserve"> </w:t>
      </w:r>
      <w:r w:rsidRPr="008B3117">
        <w:rPr>
          <w:rFonts w:ascii="Arial" w:hAnsi="Arial" w:cs="Arial"/>
          <w:sz w:val="24"/>
          <w:szCs w:val="24"/>
        </w:rPr>
        <w:t xml:space="preserve">. </w:t>
      </w:r>
      <w:proofErr w:type="spellStart"/>
      <w:r w:rsidRPr="0068121B">
        <w:rPr>
          <w:rFonts w:ascii="Arial" w:hAnsi="Arial" w:cs="Arial"/>
          <w:sz w:val="24"/>
          <w:szCs w:val="24"/>
          <w:lang w:val="en-US"/>
        </w:rPr>
        <w:t>Acesso</w:t>
      </w:r>
      <w:proofErr w:type="spellEnd"/>
      <w:r w:rsidRPr="0068121B">
        <w:rPr>
          <w:rFonts w:ascii="Arial" w:hAnsi="Arial" w:cs="Arial"/>
          <w:sz w:val="24"/>
          <w:szCs w:val="24"/>
          <w:lang w:val="en-US"/>
        </w:rPr>
        <w:t xml:space="preserve"> </w:t>
      </w:r>
      <w:proofErr w:type="spellStart"/>
      <w:r w:rsidRPr="0068121B">
        <w:rPr>
          <w:rFonts w:ascii="Arial" w:hAnsi="Arial" w:cs="Arial"/>
          <w:sz w:val="24"/>
          <w:szCs w:val="24"/>
          <w:lang w:val="en-US"/>
        </w:rPr>
        <w:t>em</w:t>
      </w:r>
      <w:proofErr w:type="spellEnd"/>
      <w:r w:rsidRPr="0068121B">
        <w:rPr>
          <w:rFonts w:ascii="Arial" w:hAnsi="Arial" w:cs="Arial"/>
          <w:sz w:val="24"/>
          <w:szCs w:val="24"/>
          <w:lang w:val="en-US"/>
        </w:rPr>
        <w:t>: 30 mar. 2026.</w:t>
      </w:r>
    </w:p>
    <w:p w14:paraId="0E92530B" w14:textId="551E730E" w:rsidR="00344329" w:rsidRPr="0068121B" w:rsidRDefault="00316746" w:rsidP="00484B75">
      <w:pPr>
        <w:spacing w:line="360" w:lineRule="auto"/>
        <w:ind w:left="431" w:hanging="431"/>
        <w:jc w:val="both"/>
        <w:rPr>
          <w:rFonts w:ascii="Arial" w:hAnsi="Arial" w:cs="Arial"/>
          <w:sz w:val="24"/>
          <w:szCs w:val="24"/>
          <w:lang w:val="en-US"/>
        </w:rPr>
      </w:pPr>
      <w:r w:rsidRPr="0068121B">
        <w:rPr>
          <w:rFonts w:ascii="Arial" w:hAnsi="Arial" w:cs="Arial"/>
          <w:sz w:val="24"/>
          <w:szCs w:val="24"/>
          <w:lang w:val="en-US"/>
        </w:rPr>
        <w:lastRenderedPageBreak/>
        <w:t xml:space="preserve">19. KELLY, J.R. et al. Breaking down the barriers: the gut microbiome, intestinal permeability and stress-related psychiatric disorders. </w:t>
      </w:r>
      <w:r w:rsidRPr="008B3117">
        <w:rPr>
          <w:rFonts w:ascii="Arial" w:hAnsi="Arial" w:cs="Arial"/>
          <w:sz w:val="24"/>
          <w:szCs w:val="24"/>
        </w:rPr>
        <w:t xml:space="preserve">PMC, 2015. Disponível em: </w:t>
      </w:r>
      <w:hyperlink r:id="rId50" w:history="1">
        <w:r w:rsidR="007B0D95" w:rsidRPr="008B3117">
          <w:rPr>
            <w:rStyle w:val="Hyperlink"/>
            <w:rFonts w:ascii="Arial" w:hAnsi="Arial" w:cs="Arial"/>
            <w:sz w:val="24"/>
            <w:szCs w:val="24"/>
          </w:rPr>
          <w:t>https://ncbi.nlm.nih.gov/pmc/articles/PMC4604320/</w:t>
        </w:r>
      </w:hyperlink>
      <w:r w:rsidR="007B0D95" w:rsidRPr="008B3117">
        <w:rPr>
          <w:rFonts w:ascii="Arial" w:hAnsi="Arial" w:cs="Arial"/>
          <w:sz w:val="24"/>
          <w:szCs w:val="24"/>
        </w:rPr>
        <w:t xml:space="preserve"> </w:t>
      </w:r>
      <w:r w:rsidRPr="008B3117">
        <w:rPr>
          <w:rFonts w:ascii="Arial" w:hAnsi="Arial" w:cs="Arial"/>
          <w:sz w:val="24"/>
          <w:szCs w:val="24"/>
        </w:rPr>
        <w:t xml:space="preserve">. </w:t>
      </w:r>
      <w:proofErr w:type="spellStart"/>
      <w:r w:rsidRPr="0068121B">
        <w:rPr>
          <w:rFonts w:ascii="Arial" w:hAnsi="Arial" w:cs="Arial"/>
          <w:sz w:val="24"/>
          <w:szCs w:val="24"/>
          <w:lang w:val="en-US"/>
        </w:rPr>
        <w:t>Acesso</w:t>
      </w:r>
      <w:proofErr w:type="spellEnd"/>
      <w:r w:rsidRPr="0068121B">
        <w:rPr>
          <w:rFonts w:ascii="Arial" w:hAnsi="Arial" w:cs="Arial"/>
          <w:sz w:val="24"/>
          <w:szCs w:val="24"/>
          <w:lang w:val="en-US"/>
        </w:rPr>
        <w:t xml:space="preserve"> </w:t>
      </w:r>
      <w:proofErr w:type="spellStart"/>
      <w:r w:rsidRPr="0068121B">
        <w:rPr>
          <w:rFonts w:ascii="Arial" w:hAnsi="Arial" w:cs="Arial"/>
          <w:sz w:val="24"/>
          <w:szCs w:val="24"/>
          <w:lang w:val="en-US"/>
        </w:rPr>
        <w:t>em</w:t>
      </w:r>
      <w:proofErr w:type="spellEnd"/>
      <w:r w:rsidRPr="0068121B">
        <w:rPr>
          <w:rFonts w:ascii="Arial" w:hAnsi="Arial" w:cs="Arial"/>
          <w:sz w:val="24"/>
          <w:szCs w:val="24"/>
          <w:lang w:val="en-US"/>
        </w:rPr>
        <w:t>: 30 mar. 2026.</w:t>
      </w:r>
    </w:p>
    <w:p w14:paraId="190D3B09" w14:textId="73EFD6F2" w:rsidR="00344329" w:rsidRPr="0068121B" w:rsidRDefault="0096079C" w:rsidP="008B3117">
      <w:pPr>
        <w:spacing w:line="360" w:lineRule="auto"/>
        <w:ind w:left="431" w:hanging="431"/>
        <w:jc w:val="both"/>
        <w:rPr>
          <w:rFonts w:ascii="Arial" w:hAnsi="Arial" w:cs="Arial"/>
          <w:sz w:val="24"/>
          <w:szCs w:val="24"/>
          <w:lang w:val="en-US"/>
        </w:rPr>
      </w:pPr>
      <w:r w:rsidRPr="0068121B">
        <w:rPr>
          <w:rFonts w:ascii="Arial" w:hAnsi="Arial" w:cs="Arial"/>
          <w:sz w:val="24"/>
          <w:szCs w:val="24"/>
          <w:lang w:val="en-US"/>
        </w:rPr>
        <w:t xml:space="preserve">20. PETERS, E.M.J. et al. Probing the Effects of Stress Mediators on the Human Hair Follicle: Substance P Holds Central Position. American Journal of Pathology, 2007. </w:t>
      </w:r>
      <w:proofErr w:type="spellStart"/>
      <w:r w:rsidRPr="0068121B">
        <w:rPr>
          <w:rFonts w:ascii="Arial" w:hAnsi="Arial" w:cs="Arial"/>
          <w:sz w:val="24"/>
          <w:szCs w:val="24"/>
          <w:lang w:val="en-US"/>
        </w:rPr>
        <w:t>Disponível</w:t>
      </w:r>
      <w:proofErr w:type="spellEnd"/>
      <w:r w:rsidRPr="0068121B">
        <w:rPr>
          <w:rFonts w:ascii="Arial" w:hAnsi="Arial" w:cs="Arial"/>
          <w:sz w:val="24"/>
          <w:szCs w:val="24"/>
          <w:lang w:val="en-US"/>
        </w:rPr>
        <w:t xml:space="preserve"> </w:t>
      </w:r>
      <w:proofErr w:type="spellStart"/>
      <w:r w:rsidRPr="0068121B">
        <w:rPr>
          <w:rFonts w:ascii="Arial" w:hAnsi="Arial" w:cs="Arial"/>
          <w:sz w:val="24"/>
          <w:szCs w:val="24"/>
          <w:lang w:val="en-US"/>
        </w:rPr>
        <w:t>em</w:t>
      </w:r>
      <w:proofErr w:type="spellEnd"/>
      <w:r w:rsidRPr="0068121B">
        <w:rPr>
          <w:rFonts w:ascii="Arial" w:hAnsi="Arial" w:cs="Arial"/>
          <w:sz w:val="24"/>
          <w:szCs w:val="24"/>
          <w:lang w:val="en-US"/>
        </w:rPr>
        <w:t xml:space="preserve">: </w:t>
      </w:r>
      <w:r w:rsidR="007B0D95">
        <w:fldChar w:fldCharType="begin"/>
      </w:r>
      <w:r w:rsidR="007B0D95" w:rsidRPr="007A6452">
        <w:rPr>
          <w:lang w:val="en-US"/>
        </w:rPr>
        <w:instrText>HYPERLINK "https://www.sciencedirect.com/science/article/abs/pii/S0002944010624480"</w:instrText>
      </w:r>
      <w:r w:rsidR="007B0D95">
        <w:fldChar w:fldCharType="separate"/>
      </w:r>
      <w:r w:rsidR="007B0D95" w:rsidRPr="0068121B">
        <w:rPr>
          <w:rStyle w:val="Hyperlink"/>
          <w:rFonts w:ascii="Arial" w:hAnsi="Arial" w:cs="Arial"/>
          <w:sz w:val="24"/>
          <w:szCs w:val="24"/>
          <w:lang w:val="en-US"/>
        </w:rPr>
        <w:t>https://www.sciencedirect.com/science/article/abs/pii/S0002944010624480</w:t>
      </w:r>
      <w:r w:rsidR="007B0D95">
        <w:fldChar w:fldCharType="end"/>
      </w:r>
      <w:r w:rsidR="007B0D95" w:rsidRPr="0068121B">
        <w:rPr>
          <w:rFonts w:ascii="Arial" w:hAnsi="Arial" w:cs="Arial"/>
          <w:sz w:val="24"/>
          <w:szCs w:val="24"/>
          <w:lang w:val="en-US"/>
        </w:rPr>
        <w:t xml:space="preserve"> </w:t>
      </w:r>
      <w:r w:rsidRPr="0068121B">
        <w:rPr>
          <w:rFonts w:ascii="Arial" w:hAnsi="Arial" w:cs="Arial"/>
          <w:sz w:val="24"/>
          <w:szCs w:val="24"/>
          <w:lang w:val="en-US"/>
        </w:rPr>
        <w:t xml:space="preserve">. </w:t>
      </w:r>
      <w:proofErr w:type="spellStart"/>
      <w:r w:rsidRPr="0068121B">
        <w:rPr>
          <w:rFonts w:ascii="Arial" w:hAnsi="Arial" w:cs="Arial"/>
          <w:sz w:val="24"/>
          <w:szCs w:val="24"/>
          <w:lang w:val="en-US"/>
        </w:rPr>
        <w:t>Acesso</w:t>
      </w:r>
      <w:proofErr w:type="spellEnd"/>
      <w:r w:rsidRPr="0068121B">
        <w:rPr>
          <w:rFonts w:ascii="Arial" w:hAnsi="Arial" w:cs="Arial"/>
          <w:sz w:val="24"/>
          <w:szCs w:val="24"/>
          <w:lang w:val="en-US"/>
        </w:rPr>
        <w:t xml:space="preserve"> </w:t>
      </w:r>
      <w:proofErr w:type="spellStart"/>
      <w:r w:rsidRPr="0068121B">
        <w:rPr>
          <w:rFonts w:ascii="Arial" w:hAnsi="Arial" w:cs="Arial"/>
          <w:sz w:val="24"/>
          <w:szCs w:val="24"/>
          <w:lang w:val="en-US"/>
        </w:rPr>
        <w:t>em</w:t>
      </w:r>
      <w:proofErr w:type="spellEnd"/>
      <w:r w:rsidRPr="0068121B">
        <w:rPr>
          <w:rFonts w:ascii="Arial" w:hAnsi="Arial" w:cs="Arial"/>
          <w:sz w:val="24"/>
          <w:szCs w:val="24"/>
          <w:lang w:val="en-US"/>
        </w:rPr>
        <w:t>: 30 mar. 2026.</w:t>
      </w:r>
    </w:p>
    <w:p w14:paraId="2B9E996B" w14:textId="6F089022" w:rsidR="00344329" w:rsidRPr="008B3117" w:rsidRDefault="00C23AB1" w:rsidP="008B3117">
      <w:pPr>
        <w:spacing w:line="360" w:lineRule="auto"/>
        <w:ind w:left="431" w:hanging="431"/>
        <w:jc w:val="both"/>
        <w:rPr>
          <w:rFonts w:ascii="Arial" w:hAnsi="Arial" w:cs="Arial"/>
          <w:sz w:val="24"/>
          <w:szCs w:val="24"/>
        </w:rPr>
      </w:pPr>
      <w:r w:rsidRPr="0068121B">
        <w:rPr>
          <w:rFonts w:ascii="Arial" w:hAnsi="Arial" w:cs="Arial"/>
          <w:sz w:val="24"/>
          <w:szCs w:val="24"/>
          <w:lang w:val="en-US"/>
        </w:rPr>
        <w:t xml:space="preserve">21. PETERS, E.M.J. et al. Indications for a brain-hair follicle axis: inhibition of keratinocyte proliferation and up-regulation of keratinocyte apoptosis in telogen hair follicles by stress and substance P. The FASEB Journal, 2001. </w:t>
      </w:r>
      <w:r w:rsidRPr="008B3117">
        <w:rPr>
          <w:rFonts w:ascii="Arial" w:hAnsi="Arial" w:cs="Arial"/>
          <w:sz w:val="24"/>
          <w:szCs w:val="24"/>
        </w:rPr>
        <w:t xml:space="preserve">Disponível em: </w:t>
      </w:r>
      <w:hyperlink r:id="rId51" w:history="1">
        <w:r w:rsidR="007B0D95" w:rsidRPr="008B3117">
          <w:rPr>
            <w:rStyle w:val="Hyperlink"/>
            <w:rFonts w:ascii="Arial" w:hAnsi="Arial" w:cs="Arial"/>
            <w:sz w:val="24"/>
            <w:szCs w:val="24"/>
          </w:rPr>
          <w:t>https://pubmed.ncbi.nlm.nih.gov/11641256/</w:t>
        </w:r>
      </w:hyperlink>
      <w:r w:rsidR="007B0D95" w:rsidRPr="008B3117">
        <w:rPr>
          <w:rFonts w:ascii="Arial" w:hAnsi="Arial" w:cs="Arial"/>
          <w:sz w:val="24"/>
          <w:szCs w:val="24"/>
        </w:rPr>
        <w:t xml:space="preserve"> </w:t>
      </w:r>
      <w:r w:rsidRPr="008B3117">
        <w:rPr>
          <w:rFonts w:ascii="Arial" w:hAnsi="Arial" w:cs="Arial"/>
          <w:sz w:val="24"/>
          <w:szCs w:val="24"/>
        </w:rPr>
        <w:t>. Acesso em: 30 mar. 2026.</w:t>
      </w:r>
    </w:p>
    <w:p w14:paraId="3A0C858B" w14:textId="7BC1CE90" w:rsidR="00344329" w:rsidRPr="0068121B" w:rsidRDefault="00C23AB1" w:rsidP="00484B75">
      <w:pPr>
        <w:spacing w:line="360" w:lineRule="auto"/>
        <w:ind w:left="431" w:hanging="431"/>
        <w:jc w:val="both"/>
        <w:rPr>
          <w:rFonts w:ascii="Arial" w:hAnsi="Arial" w:cs="Arial"/>
          <w:sz w:val="24"/>
          <w:szCs w:val="24"/>
          <w:lang w:val="en-US"/>
        </w:rPr>
      </w:pPr>
      <w:r w:rsidRPr="0068121B">
        <w:rPr>
          <w:rFonts w:ascii="Arial" w:hAnsi="Arial" w:cs="Arial"/>
          <w:sz w:val="24"/>
          <w:szCs w:val="24"/>
          <w:lang w:val="en-US"/>
        </w:rPr>
        <w:t xml:space="preserve">22. PETERS, E.M.J. et al. Neurogenic Inflammation in Stress-Induced Termination of Murine Hair Growth Is Promoted by Nerve Growth Factor. </w:t>
      </w:r>
      <w:r w:rsidRPr="008B3117">
        <w:rPr>
          <w:rFonts w:ascii="Arial" w:hAnsi="Arial" w:cs="Arial"/>
          <w:sz w:val="24"/>
          <w:szCs w:val="24"/>
        </w:rPr>
        <w:t xml:space="preserve">PMC, 2006. Disponível em: </w:t>
      </w:r>
      <w:hyperlink r:id="rId52" w:history="1">
        <w:r w:rsidR="007B0D95" w:rsidRPr="008B3117">
          <w:rPr>
            <w:rStyle w:val="Hyperlink"/>
            <w:rFonts w:ascii="Arial" w:hAnsi="Arial" w:cs="Arial"/>
            <w:sz w:val="24"/>
            <w:szCs w:val="24"/>
          </w:rPr>
          <w:t>https://ncbi.nlm.nih.gov/pmc/articles/PMC1618553/</w:t>
        </w:r>
      </w:hyperlink>
      <w:r w:rsidR="007B0D95" w:rsidRPr="008B3117">
        <w:rPr>
          <w:rFonts w:ascii="Arial" w:hAnsi="Arial" w:cs="Arial"/>
          <w:sz w:val="24"/>
          <w:szCs w:val="24"/>
        </w:rPr>
        <w:t xml:space="preserve"> </w:t>
      </w:r>
      <w:r w:rsidRPr="008B3117">
        <w:rPr>
          <w:rFonts w:ascii="Arial" w:hAnsi="Arial" w:cs="Arial"/>
          <w:sz w:val="24"/>
          <w:szCs w:val="24"/>
        </w:rPr>
        <w:t xml:space="preserve">. </w:t>
      </w:r>
      <w:proofErr w:type="spellStart"/>
      <w:r w:rsidRPr="0068121B">
        <w:rPr>
          <w:rFonts w:ascii="Arial" w:hAnsi="Arial" w:cs="Arial"/>
          <w:sz w:val="24"/>
          <w:szCs w:val="24"/>
          <w:lang w:val="en-US"/>
        </w:rPr>
        <w:t>Acesso</w:t>
      </w:r>
      <w:proofErr w:type="spellEnd"/>
      <w:r w:rsidRPr="0068121B">
        <w:rPr>
          <w:rFonts w:ascii="Arial" w:hAnsi="Arial" w:cs="Arial"/>
          <w:sz w:val="24"/>
          <w:szCs w:val="24"/>
          <w:lang w:val="en-US"/>
        </w:rPr>
        <w:t xml:space="preserve"> </w:t>
      </w:r>
      <w:proofErr w:type="spellStart"/>
      <w:r w:rsidRPr="0068121B">
        <w:rPr>
          <w:rFonts w:ascii="Arial" w:hAnsi="Arial" w:cs="Arial"/>
          <w:sz w:val="24"/>
          <w:szCs w:val="24"/>
          <w:lang w:val="en-US"/>
        </w:rPr>
        <w:t>em</w:t>
      </w:r>
      <w:proofErr w:type="spellEnd"/>
      <w:r w:rsidRPr="0068121B">
        <w:rPr>
          <w:rFonts w:ascii="Arial" w:hAnsi="Arial" w:cs="Arial"/>
          <w:sz w:val="24"/>
          <w:szCs w:val="24"/>
          <w:lang w:val="en-US"/>
        </w:rPr>
        <w:t>: 30 mar. 2026.</w:t>
      </w:r>
    </w:p>
    <w:p w14:paraId="00B134A1" w14:textId="438936BF" w:rsidR="00344329" w:rsidRPr="008B3117" w:rsidRDefault="00C23AB1" w:rsidP="008B3117">
      <w:pPr>
        <w:spacing w:line="360" w:lineRule="auto"/>
        <w:ind w:left="431" w:hanging="431"/>
        <w:jc w:val="both"/>
        <w:rPr>
          <w:rFonts w:ascii="Arial" w:hAnsi="Arial" w:cs="Arial"/>
          <w:sz w:val="24"/>
          <w:szCs w:val="24"/>
        </w:rPr>
      </w:pPr>
      <w:r w:rsidRPr="0068121B">
        <w:rPr>
          <w:rFonts w:ascii="Arial" w:hAnsi="Arial" w:cs="Arial"/>
          <w:sz w:val="24"/>
          <w:szCs w:val="24"/>
          <w:lang w:val="en-US"/>
        </w:rPr>
        <w:t xml:space="preserve">23. GUO, E.L.; KATTA, R. Diet and hair loss: effects of nutrient deficiency and supplement use. </w:t>
      </w:r>
      <w:proofErr w:type="spellStart"/>
      <w:r w:rsidRPr="008B3117">
        <w:rPr>
          <w:rFonts w:ascii="Arial" w:hAnsi="Arial" w:cs="Arial"/>
          <w:sz w:val="24"/>
          <w:szCs w:val="24"/>
        </w:rPr>
        <w:t>Dermatology</w:t>
      </w:r>
      <w:proofErr w:type="spellEnd"/>
      <w:r w:rsidRPr="008B3117">
        <w:rPr>
          <w:rFonts w:ascii="Arial" w:hAnsi="Arial" w:cs="Arial"/>
          <w:sz w:val="24"/>
          <w:szCs w:val="24"/>
        </w:rPr>
        <w:t xml:space="preserve"> </w:t>
      </w:r>
      <w:proofErr w:type="spellStart"/>
      <w:r w:rsidRPr="008B3117">
        <w:rPr>
          <w:rFonts w:ascii="Arial" w:hAnsi="Arial" w:cs="Arial"/>
          <w:sz w:val="24"/>
          <w:szCs w:val="24"/>
        </w:rPr>
        <w:t>Practical</w:t>
      </w:r>
      <w:proofErr w:type="spellEnd"/>
      <w:r w:rsidRPr="008B3117">
        <w:rPr>
          <w:rFonts w:ascii="Arial" w:hAnsi="Arial" w:cs="Arial"/>
          <w:sz w:val="24"/>
          <w:szCs w:val="24"/>
        </w:rPr>
        <w:t xml:space="preserve"> &amp; Conceptual, v. 7, n. 1, p. 1-10, jan. 2017. Disponível em: </w:t>
      </w:r>
      <w:hyperlink r:id="rId53" w:history="1">
        <w:r w:rsidR="007B0D95" w:rsidRPr="008B3117">
          <w:rPr>
            <w:rStyle w:val="Hyperlink"/>
            <w:rFonts w:ascii="Arial" w:hAnsi="Arial" w:cs="Arial"/>
            <w:sz w:val="24"/>
            <w:szCs w:val="24"/>
          </w:rPr>
          <w:t>https://ncbi.nlm.nih.gov/pmc/articles/PMC5315033/</w:t>
        </w:r>
      </w:hyperlink>
      <w:r w:rsidR="007B0D95" w:rsidRPr="008B3117">
        <w:rPr>
          <w:rFonts w:ascii="Arial" w:hAnsi="Arial" w:cs="Arial"/>
          <w:sz w:val="24"/>
          <w:szCs w:val="24"/>
        </w:rPr>
        <w:t xml:space="preserve"> </w:t>
      </w:r>
      <w:r w:rsidRPr="008B3117">
        <w:rPr>
          <w:rFonts w:ascii="Arial" w:hAnsi="Arial" w:cs="Arial"/>
          <w:sz w:val="24"/>
          <w:szCs w:val="24"/>
        </w:rPr>
        <w:t>. Acesso em: 30 mar. 2026.</w:t>
      </w:r>
    </w:p>
    <w:p w14:paraId="293CB1AC" w14:textId="77777777" w:rsidR="00344329" w:rsidRPr="008B3117" w:rsidRDefault="00344329" w:rsidP="008B3117">
      <w:pPr>
        <w:spacing w:line="360" w:lineRule="auto"/>
        <w:jc w:val="both"/>
        <w:rPr>
          <w:rFonts w:ascii="Arial" w:hAnsi="Arial" w:cs="Arial"/>
          <w:sz w:val="24"/>
          <w:szCs w:val="24"/>
        </w:rPr>
      </w:pPr>
    </w:p>
    <w:p w14:paraId="5FD6097F" w14:textId="0C30CCF6" w:rsidR="00344329" w:rsidRPr="0068121B" w:rsidRDefault="00C23AB1" w:rsidP="00484B75">
      <w:pPr>
        <w:spacing w:line="360" w:lineRule="auto"/>
        <w:ind w:left="431" w:hanging="431"/>
        <w:jc w:val="both"/>
        <w:rPr>
          <w:rFonts w:ascii="Arial" w:hAnsi="Arial" w:cs="Arial"/>
          <w:sz w:val="24"/>
          <w:szCs w:val="24"/>
          <w:lang w:val="en-US"/>
        </w:rPr>
      </w:pPr>
      <w:r w:rsidRPr="008B3117">
        <w:rPr>
          <w:rFonts w:ascii="Arial" w:hAnsi="Arial" w:cs="Arial"/>
          <w:sz w:val="24"/>
          <w:szCs w:val="24"/>
        </w:rPr>
        <w:t xml:space="preserve">24. KIM, Y.J.; LIM, H.; PARK, S.Y. et al. </w:t>
      </w:r>
      <w:r w:rsidRPr="0068121B">
        <w:rPr>
          <w:rFonts w:ascii="Arial" w:hAnsi="Arial" w:cs="Arial"/>
          <w:sz w:val="24"/>
          <w:szCs w:val="24"/>
          <w:lang w:val="en-US"/>
        </w:rPr>
        <w:t xml:space="preserve">Micro-Current Stimulation Has Potential Effects of Hair Growth-Promotion on Human Hair Follicle-Derived Papilla Cells and Animal Model. International Journal of Molecular Sciences, v. 22, n. 9, art. 4361, 2021. DOI: 10.3390/ijms22094361. </w:t>
      </w:r>
      <w:proofErr w:type="spellStart"/>
      <w:r w:rsidRPr="0068121B">
        <w:rPr>
          <w:rFonts w:ascii="Arial" w:hAnsi="Arial" w:cs="Arial"/>
          <w:sz w:val="24"/>
          <w:szCs w:val="24"/>
          <w:lang w:val="en-US"/>
        </w:rPr>
        <w:t>Disponível</w:t>
      </w:r>
      <w:proofErr w:type="spellEnd"/>
      <w:r w:rsidRPr="0068121B">
        <w:rPr>
          <w:rFonts w:ascii="Arial" w:hAnsi="Arial" w:cs="Arial"/>
          <w:sz w:val="24"/>
          <w:szCs w:val="24"/>
          <w:lang w:val="en-US"/>
        </w:rPr>
        <w:t xml:space="preserve"> </w:t>
      </w:r>
      <w:proofErr w:type="spellStart"/>
      <w:r w:rsidRPr="0068121B">
        <w:rPr>
          <w:rFonts w:ascii="Arial" w:hAnsi="Arial" w:cs="Arial"/>
          <w:sz w:val="24"/>
          <w:szCs w:val="24"/>
          <w:lang w:val="en-US"/>
        </w:rPr>
        <w:t>em</w:t>
      </w:r>
      <w:proofErr w:type="spellEnd"/>
      <w:r w:rsidRPr="0068121B">
        <w:rPr>
          <w:rFonts w:ascii="Arial" w:hAnsi="Arial" w:cs="Arial"/>
          <w:sz w:val="24"/>
          <w:szCs w:val="24"/>
          <w:lang w:val="en-US"/>
        </w:rPr>
        <w:t xml:space="preserve">: </w:t>
      </w:r>
      <w:r w:rsidR="004844A2">
        <w:fldChar w:fldCharType="begin"/>
      </w:r>
      <w:r w:rsidR="004844A2" w:rsidRPr="007A6452">
        <w:rPr>
          <w:lang w:val="en-US"/>
        </w:rPr>
        <w:instrText>HYPERLINK "https://www.mdpi.com/1422-0067/22/9/4361"</w:instrText>
      </w:r>
      <w:r w:rsidR="004844A2">
        <w:fldChar w:fldCharType="separate"/>
      </w:r>
      <w:r w:rsidR="004844A2" w:rsidRPr="0068121B">
        <w:rPr>
          <w:rStyle w:val="Hyperlink"/>
          <w:rFonts w:ascii="Arial" w:hAnsi="Arial" w:cs="Arial"/>
          <w:sz w:val="24"/>
          <w:szCs w:val="24"/>
          <w:lang w:val="en-US"/>
        </w:rPr>
        <w:t>https://www.mdpi.com/1422-0067/22/9/4361</w:t>
      </w:r>
      <w:r w:rsidR="004844A2">
        <w:fldChar w:fldCharType="end"/>
      </w:r>
      <w:r w:rsidR="004844A2" w:rsidRPr="0068121B">
        <w:rPr>
          <w:rFonts w:ascii="Arial" w:hAnsi="Arial" w:cs="Arial"/>
          <w:sz w:val="24"/>
          <w:szCs w:val="24"/>
          <w:lang w:val="en-US"/>
        </w:rPr>
        <w:t xml:space="preserve"> </w:t>
      </w:r>
      <w:r w:rsidRPr="0068121B">
        <w:rPr>
          <w:rFonts w:ascii="Arial" w:hAnsi="Arial" w:cs="Arial"/>
          <w:sz w:val="24"/>
          <w:szCs w:val="24"/>
          <w:lang w:val="en-US"/>
        </w:rPr>
        <w:t xml:space="preserve">. </w:t>
      </w:r>
      <w:proofErr w:type="spellStart"/>
      <w:r w:rsidRPr="0068121B">
        <w:rPr>
          <w:rFonts w:ascii="Arial" w:hAnsi="Arial" w:cs="Arial"/>
          <w:sz w:val="24"/>
          <w:szCs w:val="24"/>
          <w:lang w:val="en-US"/>
        </w:rPr>
        <w:t>Acesso</w:t>
      </w:r>
      <w:proofErr w:type="spellEnd"/>
      <w:r w:rsidRPr="0068121B">
        <w:rPr>
          <w:rFonts w:ascii="Arial" w:hAnsi="Arial" w:cs="Arial"/>
          <w:sz w:val="24"/>
          <w:szCs w:val="24"/>
          <w:lang w:val="en-US"/>
        </w:rPr>
        <w:t xml:space="preserve"> </w:t>
      </w:r>
      <w:proofErr w:type="spellStart"/>
      <w:r w:rsidRPr="0068121B">
        <w:rPr>
          <w:rFonts w:ascii="Arial" w:hAnsi="Arial" w:cs="Arial"/>
          <w:sz w:val="24"/>
          <w:szCs w:val="24"/>
          <w:lang w:val="en-US"/>
        </w:rPr>
        <w:t>em</w:t>
      </w:r>
      <w:proofErr w:type="spellEnd"/>
      <w:r w:rsidRPr="0068121B">
        <w:rPr>
          <w:rFonts w:ascii="Arial" w:hAnsi="Arial" w:cs="Arial"/>
          <w:sz w:val="24"/>
          <w:szCs w:val="24"/>
          <w:lang w:val="en-US"/>
        </w:rPr>
        <w:t>: 30 mar. 2026.</w:t>
      </w:r>
    </w:p>
    <w:p w14:paraId="2C4691D7" w14:textId="6CFF3FF6" w:rsidR="00344329" w:rsidRPr="0068121B" w:rsidRDefault="00C23AB1" w:rsidP="008B3117">
      <w:pPr>
        <w:spacing w:line="360" w:lineRule="auto"/>
        <w:ind w:left="431" w:hanging="431"/>
        <w:jc w:val="both"/>
        <w:rPr>
          <w:rFonts w:ascii="Arial" w:hAnsi="Arial" w:cs="Arial"/>
          <w:sz w:val="24"/>
          <w:szCs w:val="24"/>
          <w:lang w:val="en-US"/>
        </w:rPr>
      </w:pPr>
      <w:r w:rsidRPr="0068121B">
        <w:rPr>
          <w:rFonts w:ascii="Arial" w:hAnsi="Arial" w:cs="Arial"/>
          <w:sz w:val="24"/>
          <w:szCs w:val="24"/>
          <w:lang w:val="en-US"/>
        </w:rPr>
        <w:t xml:space="preserve">25. LEE, Y.B.; ZHENG, Z.; KANG, I.J.; KIM, J.Y.; OH, S.H.; CHO, B.K. Therapeutic efficacy of autologous platelet-rich plasma and polydeoxyribonucleotide on female pattern hair loss. Wound Repair and Regeneration, 2015. </w:t>
      </w:r>
      <w:proofErr w:type="spellStart"/>
      <w:r w:rsidRPr="0068121B">
        <w:rPr>
          <w:rFonts w:ascii="Arial" w:hAnsi="Arial" w:cs="Arial"/>
          <w:sz w:val="24"/>
          <w:szCs w:val="24"/>
          <w:lang w:val="en-US"/>
        </w:rPr>
        <w:t>Disponível</w:t>
      </w:r>
      <w:proofErr w:type="spellEnd"/>
      <w:r w:rsidRPr="0068121B">
        <w:rPr>
          <w:rFonts w:ascii="Arial" w:hAnsi="Arial" w:cs="Arial"/>
          <w:sz w:val="24"/>
          <w:szCs w:val="24"/>
          <w:lang w:val="en-US"/>
        </w:rPr>
        <w:t xml:space="preserve"> </w:t>
      </w:r>
      <w:proofErr w:type="spellStart"/>
      <w:r w:rsidRPr="0068121B">
        <w:rPr>
          <w:rFonts w:ascii="Arial" w:hAnsi="Arial" w:cs="Arial"/>
          <w:sz w:val="24"/>
          <w:szCs w:val="24"/>
          <w:lang w:val="en-US"/>
        </w:rPr>
        <w:t>em</w:t>
      </w:r>
      <w:proofErr w:type="spellEnd"/>
      <w:r w:rsidRPr="0068121B">
        <w:rPr>
          <w:rFonts w:ascii="Arial" w:hAnsi="Arial" w:cs="Arial"/>
          <w:sz w:val="24"/>
          <w:szCs w:val="24"/>
          <w:lang w:val="en-US"/>
        </w:rPr>
        <w:t xml:space="preserve">: </w:t>
      </w:r>
      <w:r w:rsidR="004844A2">
        <w:fldChar w:fldCharType="begin"/>
      </w:r>
      <w:r w:rsidR="004844A2" w:rsidRPr="007A6452">
        <w:rPr>
          <w:lang w:val="en-US"/>
        </w:rPr>
        <w:instrText>HYPERLINK "https://www.jacksonvillehairmd.com/hair-restoration-jacksonville/docs/Therapeutic-efficacy-of-autologous-platelet-rich-p.pdf"</w:instrText>
      </w:r>
      <w:r w:rsidR="004844A2">
        <w:fldChar w:fldCharType="separate"/>
      </w:r>
      <w:r w:rsidR="004844A2" w:rsidRPr="0068121B">
        <w:rPr>
          <w:rStyle w:val="Hyperlink"/>
          <w:rFonts w:ascii="Arial" w:hAnsi="Arial" w:cs="Arial"/>
          <w:sz w:val="24"/>
          <w:szCs w:val="24"/>
          <w:lang w:val="en-US"/>
        </w:rPr>
        <w:t>https://www.jacksonvillehairmd.com/hair-restoration-jacksonville/docs/Therapeutic-efficacy-of-autologous-platelet-rich-p.pdf</w:t>
      </w:r>
      <w:r w:rsidR="004844A2">
        <w:fldChar w:fldCharType="end"/>
      </w:r>
      <w:r w:rsidR="004844A2" w:rsidRPr="0068121B">
        <w:rPr>
          <w:rFonts w:ascii="Arial" w:hAnsi="Arial" w:cs="Arial"/>
          <w:sz w:val="24"/>
          <w:szCs w:val="24"/>
          <w:lang w:val="en-US"/>
        </w:rPr>
        <w:t xml:space="preserve"> </w:t>
      </w:r>
      <w:r w:rsidRPr="0068121B">
        <w:rPr>
          <w:rFonts w:ascii="Arial" w:hAnsi="Arial" w:cs="Arial"/>
          <w:sz w:val="24"/>
          <w:szCs w:val="24"/>
          <w:lang w:val="en-US"/>
        </w:rPr>
        <w:t xml:space="preserve">. </w:t>
      </w:r>
      <w:proofErr w:type="spellStart"/>
      <w:r w:rsidRPr="0068121B">
        <w:rPr>
          <w:rFonts w:ascii="Arial" w:hAnsi="Arial" w:cs="Arial"/>
          <w:sz w:val="24"/>
          <w:szCs w:val="24"/>
          <w:lang w:val="en-US"/>
        </w:rPr>
        <w:t>Acesso</w:t>
      </w:r>
      <w:proofErr w:type="spellEnd"/>
      <w:r w:rsidRPr="0068121B">
        <w:rPr>
          <w:rFonts w:ascii="Arial" w:hAnsi="Arial" w:cs="Arial"/>
          <w:sz w:val="24"/>
          <w:szCs w:val="24"/>
          <w:lang w:val="en-US"/>
        </w:rPr>
        <w:t xml:space="preserve"> </w:t>
      </w:r>
      <w:proofErr w:type="spellStart"/>
      <w:r w:rsidRPr="0068121B">
        <w:rPr>
          <w:rFonts w:ascii="Arial" w:hAnsi="Arial" w:cs="Arial"/>
          <w:sz w:val="24"/>
          <w:szCs w:val="24"/>
          <w:lang w:val="en-US"/>
        </w:rPr>
        <w:t>em</w:t>
      </w:r>
      <w:proofErr w:type="spellEnd"/>
      <w:r w:rsidRPr="0068121B">
        <w:rPr>
          <w:rFonts w:ascii="Arial" w:hAnsi="Arial" w:cs="Arial"/>
          <w:sz w:val="24"/>
          <w:szCs w:val="24"/>
          <w:lang w:val="en-US"/>
        </w:rPr>
        <w:t>: 30 mar. 2026.</w:t>
      </w:r>
    </w:p>
    <w:p w14:paraId="2A559D3A" w14:textId="110BFFA6" w:rsidR="00344329" w:rsidRPr="0068121B" w:rsidRDefault="00C23AB1" w:rsidP="008B3117">
      <w:pPr>
        <w:spacing w:line="360" w:lineRule="auto"/>
        <w:ind w:left="431" w:hanging="431"/>
        <w:jc w:val="both"/>
        <w:rPr>
          <w:rFonts w:ascii="Arial" w:hAnsi="Arial" w:cs="Arial"/>
          <w:sz w:val="24"/>
          <w:szCs w:val="24"/>
          <w:lang w:val="en-US"/>
        </w:rPr>
      </w:pPr>
      <w:r w:rsidRPr="0068121B">
        <w:rPr>
          <w:rFonts w:ascii="Arial" w:hAnsi="Arial" w:cs="Arial"/>
          <w:sz w:val="24"/>
          <w:szCs w:val="24"/>
          <w:lang w:val="en-US"/>
        </w:rPr>
        <w:t xml:space="preserve">26. THERAPEUTIC Efficacy of 1,927-nm Fractionated Thulium Laser Energy and Polydeoxyribonucleotide on Pattern Hair Loss. Journal of the Korean Society for </w:t>
      </w:r>
      <w:r w:rsidRPr="0068121B">
        <w:rPr>
          <w:rFonts w:ascii="Arial" w:hAnsi="Arial" w:cs="Arial"/>
          <w:sz w:val="24"/>
          <w:szCs w:val="24"/>
          <w:lang w:val="en-US"/>
        </w:rPr>
        <w:lastRenderedPageBreak/>
        <w:t xml:space="preserve">Laser Medicine and Surgery. </w:t>
      </w:r>
      <w:r w:rsidRPr="008B3117">
        <w:rPr>
          <w:rFonts w:ascii="Arial" w:hAnsi="Arial" w:cs="Arial"/>
          <w:sz w:val="24"/>
          <w:szCs w:val="24"/>
        </w:rPr>
        <w:t xml:space="preserve">Disponível em: </w:t>
      </w:r>
      <w:hyperlink r:id="rId54" w:history="1">
        <w:r w:rsidR="004844A2" w:rsidRPr="008B3117">
          <w:rPr>
            <w:rStyle w:val="Hyperlink"/>
            <w:rFonts w:ascii="Arial" w:hAnsi="Arial" w:cs="Arial"/>
            <w:sz w:val="24"/>
            <w:szCs w:val="24"/>
          </w:rPr>
          <w:t>https://www.jkslms.or.kr/journal/view.html?uid=67&amp;vmd=Full</w:t>
        </w:r>
      </w:hyperlink>
      <w:r w:rsidR="004844A2" w:rsidRPr="008B3117">
        <w:rPr>
          <w:rFonts w:ascii="Arial" w:hAnsi="Arial" w:cs="Arial"/>
          <w:sz w:val="24"/>
          <w:szCs w:val="24"/>
        </w:rPr>
        <w:t xml:space="preserve"> </w:t>
      </w:r>
      <w:r w:rsidRPr="008B3117">
        <w:rPr>
          <w:rFonts w:ascii="Arial" w:hAnsi="Arial" w:cs="Arial"/>
          <w:sz w:val="24"/>
          <w:szCs w:val="24"/>
        </w:rPr>
        <w:t xml:space="preserve">. </w:t>
      </w:r>
      <w:proofErr w:type="spellStart"/>
      <w:r w:rsidRPr="0068121B">
        <w:rPr>
          <w:rFonts w:ascii="Arial" w:hAnsi="Arial" w:cs="Arial"/>
          <w:sz w:val="24"/>
          <w:szCs w:val="24"/>
          <w:lang w:val="en-US"/>
        </w:rPr>
        <w:t>Acesso</w:t>
      </w:r>
      <w:proofErr w:type="spellEnd"/>
      <w:r w:rsidRPr="0068121B">
        <w:rPr>
          <w:rFonts w:ascii="Arial" w:hAnsi="Arial" w:cs="Arial"/>
          <w:sz w:val="24"/>
          <w:szCs w:val="24"/>
          <w:lang w:val="en-US"/>
        </w:rPr>
        <w:t xml:space="preserve"> </w:t>
      </w:r>
      <w:proofErr w:type="spellStart"/>
      <w:r w:rsidRPr="0068121B">
        <w:rPr>
          <w:rFonts w:ascii="Arial" w:hAnsi="Arial" w:cs="Arial"/>
          <w:sz w:val="24"/>
          <w:szCs w:val="24"/>
          <w:lang w:val="en-US"/>
        </w:rPr>
        <w:t>em</w:t>
      </w:r>
      <w:proofErr w:type="spellEnd"/>
      <w:r w:rsidRPr="0068121B">
        <w:rPr>
          <w:rFonts w:ascii="Arial" w:hAnsi="Arial" w:cs="Arial"/>
          <w:sz w:val="24"/>
          <w:szCs w:val="24"/>
          <w:lang w:val="en-US"/>
        </w:rPr>
        <w:t>: 30 mar. 2026.</w:t>
      </w:r>
    </w:p>
    <w:p w14:paraId="317D95C9" w14:textId="66521A6B" w:rsidR="00344329" w:rsidRPr="008B3117" w:rsidRDefault="00C23AB1" w:rsidP="008B3117">
      <w:pPr>
        <w:spacing w:line="360" w:lineRule="auto"/>
        <w:ind w:left="431" w:hanging="431"/>
        <w:jc w:val="both"/>
        <w:rPr>
          <w:rFonts w:ascii="Arial" w:hAnsi="Arial" w:cs="Arial"/>
          <w:sz w:val="24"/>
          <w:szCs w:val="24"/>
        </w:rPr>
      </w:pPr>
      <w:r w:rsidRPr="0068121B">
        <w:rPr>
          <w:rFonts w:ascii="Arial" w:hAnsi="Arial" w:cs="Arial"/>
          <w:sz w:val="24"/>
          <w:szCs w:val="24"/>
          <w:lang w:val="en-US"/>
        </w:rPr>
        <w:t xml:space="preserve">27. EFFICACY and tolerability assessment of a polynucleotide-based gel for improvement of pattern hair loss. </w:t>
      </w:r>
      <w:proofErr w:type="spellStart"/>
      <w:r w:rsidRPr="008B3117">
        <w:rPr>
          <w:rFonts w:ascii="Arial" w:hAnsi="Arial" w:cs="Arial"/>
          <w:sz w:val="24"/>
          <w:szCs w:val="24"/>
        </w:rPr>
        <w:t>Archives</w:t>
      </w:r>
      <w:proofErr w:type="spellEnd"/>
      <w:r w:rsidRPr="008B3117">
        <w:rPr>
          <w:rFonts w:ascii="Arial" w:hAnsi="Arial" w:cs="Arial"/>
          <w:sz w:val="24"/>
          <w:szCs w:val="24"/>
        </w:rPr>
        <w:t xml:space="preserve"> </w:t>
      </w:r>
      <w:proofErr w:type="spellStart"/>
      <w:r w:rsidRPr="008B3117">
        <w:rPr>
          <w:rFonts w:ascii="Arial" w:hAnsi="Arial" w:cs="Arial"/>
          <w:sz w:val="24"/>
          <w:szCs w:val="24"/>
        </w:rPr>
        <w:t>of</w:t>
      </w:r>
      <w:proofErr w:type="spellEnd"/>
      <w:r w:rsidRPr="008B3117">
        <w:rPr>
          <w:rFonts w:ascii="Arial" w:hAnsi="Arial" w:cs="Arial"/>
          <w:sz w:val="24"/>
          <w:szCs w:val="24"/>
        </w:rPr>
        <w:t xml:space="preserve"> </w:t>
      </w:r>
      <w:proofErr w:type="spellStart"/>
      <w:r w:rsidRPr="008B3117">
        <w:rPr>
          <w:rFonts w:ascii="Arial" w:hAnsi="Arial" w:cs="Arial"/>
          <w:sz w:val="24"/>
          <w:szCs w:val="24"/>
        </w:rPr>
        <w:t>Dermatological</w:t>
      </w:r>
      <w:proofErr w:type="spellEnd"/>
      <w:r w:rsidRPr="008B3117">
        <w:rPr>
          <w:rFonts w:ascii="Arial" w:hAnsi="Arial" w:cs="Arial"/>
          <w:sz w:val="24"/>
          <w:szCs w:val="24"/>
        </w:rPr>
        <w:t xml:space="preserve"> </w:t>
      </w:r>
      <w:proofErr w:type="spellStart"/>
      <w:r w:rsidRPr="008B3117">
        <w:rPr>
          <w:rFonts w:ascii="Arial" w:hAnsi="Arial" w:cs="Arial"/>
          <w:sz w:val="24"/>
          <w:szCs w:val="24"/>
        </w:rPr>
        <w:t>Research</w:t>
      </w:r>
      <w:proofErr w:type="spellEnd"/>
      <w:r w:rsidRPr="008B3117">
        <w:rPr>
          <w:rFonts w:ascii="Arial" w:hAnsi="Arial" w:cs="Arial"/>
          <w:sz w:val="24"/>
          <w:szCs w:val="24"/>
        </w:rPr>
        <w:t xml:space="preserve">, v. 316, 2024. Disponível em: </w:t>
      </w:r>
      <w:hyperlink r:id="rId55" w:history="1">
        <w:r w:rsidR="004844A2" w:rsidRPr="008B3117">
          <w:rPr>
            <w:rStyle w:val="Hyperlink"/>
            <w:rFonts w:ascii="Arial" w:hAnsi="Arial" w:cs="Arial"/>
            <w:sz w:val="24"/>
            <w:szCs w:val="24"/>
          </w:rPr>
          <w:t>https://link.springer.com/article/10.1007/s00403-024-03088-9</w:t>
        </w:r>
      </w:hyperlink>
      <w:r w:rsidR="004844A2" w:rsidRPr="008B3117">
        <w:rPr>
          <w:rFonts w:ascii="Arial" w:hAnsi="Arial" w:cs="Arial"/>
          <w:sz w:val="24"/>
          <w:szCs w:val="24"/>
        </w:rPr>
        <w:t xml:space="preserve"> </w:t>
      </w:r>
      <w:r w:rsidRPr="008B3117">
        <w:rPr>
          <w:rFonts w:ascii="Arial" w:hAnsi="Arial" w:cs="Arial"/>
          <w:sz w:val="24"/>
          <w:szCs w:val="24"/>
        </w:rPr>
        <w:t>. Acesso em: 30 mar. 2026.</w:t>
      </w:r>
    </w:p>
    <w:p w14:paraId="14580B16" w14:textId="4733A9EC" w:rsidR="00344329" w:rsidRPr="0068121B" w:rsidRDefault="00C23AB1" w:rsidP="00484B75">
      <w:pPr>
        <w:spacing w:line="360" w:lineRule="auto"/>
        <w:ind w:left="431" w:hanging="431"/>
        <w:jc w:val="both"/>
        <w:rPr>
          <w:rFonts w:ascii="Arial" w:hAnsi="Arial" w:cs="Arial"/>
          <w:sz w:val="24"/>
          <w:szCs w:val="24"/>
          <w:lang w:val="en-US"/>
        </w:rPr>
      </w:pPr>
      <w:r w:rsidRPr="0068121B">
        <w:rPr>
          <w:rFonts w:ascii="Arial" w:hAnsi="Arial" w:cs="Arial"/>
          <w:sz w:val="24"/>
          <w:szCs w:val="24"/>
          <w:lang w:val="en-US"/>
        </w:rPr>
        <w:t xml:space="preserve">28. POLYDEOXYRIBONUCLEOTIDE as a Regenerative Agent in Dermatology and Wound Healing: Mechanisms, Clinical Applications, and Safety. </w:t>
      </w:r>
      <w:proofErr w:type="spellStart"/>
      <w:r w:rsidRPr="008B3117">
        <w:rPr>
          <w:rFonts w:ascii="Arial" w:hAnsi="Arial" w:cs="Arial"/>
          <w:sz w:val="24"/>
          <w:szCs w:val="24"/>
        </w:rPr>
        <w:t>ScienceOn</w:t>
      </w:r>
      <w:proofErr w:type="spellEnd"/>
      <w:r w:rsidRPr="008B3117">
        <w:rPr>
          <w:rFonts w:ascii="Arial" w:hAnsi="Arial" w:cs="Arial"/>
          <w:sz w:val="24"/>
          <w:szCs w:val="24"/>
        </w:rPr>
        <w:t xml:space="preserve"> (KISTI), 2024. Disponível em: </w:t>
      </w:r>
      <w:hyperlink r:id="rId56" w:history="1">
        <w:r w:rsidR="004844A2" w:rsidRPr="008B3117">
          <w:rPr>
            <w:rStyle w:val="Hyperlink"/>
            <w:rFonts w:ascii="Arial" w:hAnsi="Arial" w:cs="Arial"/>
            <w:sz w:val="24"/>
            <w:szCs w:val="24"/>
          </w:rPr>
          <w:t>https://scienceon.kisti.re.kr/srch/selectPORSrchArticle.do?cn=NART135765203</w:t>
        </w:r>
      </w:hyperlink>
      <w:r w:rsidR="004844A2" w:rsidRPr="008B3117">
        <w:rPr>
          <w:rFonts w:ascii="Arial" w:hAnsi="Arial" w:cs="Arial"/>
          <w:sz w:val="24"/>
          <w:szCs w:val="24"/>
        </w:rPr>
        <w:t xml:space="preserve"> </w:t>
      </w:r>
      <w:r w:rsidRPr="008B3117">
        <w:rPr>
          <w:rFonts w:ascii="Arial" w:hAnsi="Arial" w:cs="Arial"/>
          <w:sz w:val="24"/>
          <w:szCs w:val="24"/>
        </w:rPr>
        <w:t xml:space="preserve">. </w:t>
      </w:r>
      <w:proofErr w:type="spellStart"/>
      <w:r w:rsidRPr="0068121B">
        <w:rPr>
          <w:rFonts w:ascii="Arial" w:hAnsi="Arial" w:cs="Arial"/>
          <w:sz w:val="24"/>
          <w:szCs w:val="24"/>
          <w:lang w:val="en-US"/>
        </w:rPr>
        <w:t>Acesso</w:t>
      </w:r>
      <w:proofErr w:type="spellEnd"/>
      <w:r w:rsidRPr="0068121B">
        <w:rPr>
          <w:rFonts w:ascii="Arial" w:hAnsi="Arial" w:cs="Arial"/>
          <w:sz w:val="24"/>
          <w:szCs w:val="24"/>
          <w:lang w:val="en-US"/>
        </w:rPr>
        <w:t xml:space="preserve"> </w:t>
      </w:r>
      <w:proofErr w:type="spellStart"/>
      <w:r w:rsidRPr="0068121B">
        <w:rPr>
          <w:rFonts w:ascii="Arial" w:hAnsi="Arial" w:cs="Arial"/>
          <w:sz w:val="24"/>
          <w:szCs w:val="24"/>
          <w:lang w:val="en-US"/>
        </w:rPr>
        <w:t>em</w:t>
      </w:r>
      <w:proofErr w:type="spellEnd"/>
      <w:r w:rsidRPr="0068121B">
        <w:rPr>
          <w:rFonts w:ascii="Arial" w:hAnsi="Arial" w:cs="Arial"/>
          <w:sz w:val="24"/>
          <w:szCs w:val="24"/>
          <w:lang w:val="en-US"/>
        </w:rPr>
        <w:t>: 30 mar. 2026.</w:t>
      </w:r>
    </w:p>
    <w:p w14:paraId="7DB1D724" w14:textId="3BE96BC7" w:rsidR="00344329" w:rsidRPr="008B3117" w:rsidRDefault="00C23AB1" w:rsidP="008B3117">
      <w:pPr>
        <w:spacing w:line="360" w:lineRule="auto"/>
        <w:ind w:left="431" w:hanging="431"/>
        <w:jc w:val="both"/>
        <w:rPr>
          <w:rFonts w:ascii="Arial" w:hAnsi="Arial" w:cs="Arial"/>
          <w:sz w:val="24"/>
          <w:szCs w:val="24"/>
        </w:rPr>
      </w:pPr>
      <w:r w:rsidRPr="0068121B">
        <w:rPr>
          <w:rFonts w:ascii="Arial" w:hAnsi="Arial" w:cs="Arial"/>
          <w:sz w:val="24"/>
          <w:szCs w:val="24"/>
          <w:lang w:val="en-US"/>
        </w:rPr>
        <w:t xml:space="preserve">29. COMPARISON of </w:t>
      </w:r>
      <w:proofErr w:type="spellStart"/>
      <w:r w:rsidRPr="0068121B">
        <w:rPr>
          <w:rFonts w:ascii="Arial" w:hAnsi="Arial" w:cs="Arial"/>
          <w:sz w:val="24"/>
          <w:szCs w:val="24"/>
          <w:lang w:val="en-US"/>
        </w:rPr>
        <w:t>Dermoscopic</w:t>
      </w:r>
      <w:proofErr w:type="spellEnd"/>
      <w:r w:rsidRPr="0068121B">
        <w:rPr>
          <w:rFonts w:ascii="Arial" w:hAnsi="Arial" w:cs="Arial"/>
          <w:sz w:val="24"/>
          <w:szCs w:val="24"/>
          <w:lang w:val="en-US"/>
        </w:rPr>
        <w:t xml:space="preserve"> Findings in Female Androgenetic Alopecia and Telogen Effluvium and Female Controls in a Tertiary Care Center. </w:t>
      </w:r>
      <w:r w:rsidRPr="008B3117">
        <w:rPr>
          <w:rFonts w:ascii="Arial" w:hAnsi="Arial" w:cs="Arial"/>
          <w:sz w:val="24"/>
          <w:szCs w:val="24"/>
        </w:rPr>
        <w:t xml:space="preserve">PMC, 2022. Disponível em: </w:t>
      </w:r>
      <w:hyperlink r:id="rId57" w:history="1">
        <w:r w:rsidR="004844A2" w:rsidRPr="008B3117">
          <w:rPr>
            <w:rStyle w:val="Hyperlink"/>
            <w:rFonts w:ascii="Arial" w:hAnsi="Arial" w:cs="Arial"/>
            <w:sz w:val="24"/>
            <w:szCs w:val="24"/>
          </w:rPr>
          <w:t>https://pmc.ncbi.nlm.nih.gov/articles/PMC9122275/</w:t>
        </w:r>
      </w:hyperlink>
      <w:r w:rsidR="004844A2" w:rsidRPr="008B3117">
        <w:rPr>
          <w:rFonts w:ascii="Arial" w:hAnsi="Arial" w:cs="Arial"/>
          <w:sz w:val="24"/>
          <w:szCs w:val="24"/>
        </w:rPr>
        <w:t xml:space="preserve"> </w:t>
      </w:r>
      <w:r w:rsidRPr="008B3117">
        <w:rPr>
          <w:rFonts w:ascii="Arial" w:hAnsi="Arial" w:cs="Arial"/>
          <w:sz w:val="24"/>
          <w:szCs w:val="24"/>
        </w:rPr>
        <w:t>. Acesso em: 30 mar. 2026.</w:t>
      </w:r>
    </w:p>
    <w:p w14:paraId="3238FC13" w14:textId="08B644DC" w:rsidR="00AA0273" w:rsidRPr="007A6452" w:rsidRDefault="00617ED2" w:rsidP="0068121B">
      <w:pPr>
        <w:spacing w:line="360" w:lineRule="auto"/>
        <w:jc w:val="both"/>
        <w:rPr>
          <w:rFonts w:ascii="Arial" w:hAnsi="Arial" w:cs="Arial"/>
          <w:sz w:val="24"/>
          <w:szCs w:val="24"/>
          <w:u w:val="single"/>
        </w:rPr>
      </w:pPr>
      <w:r w:rsidRPr="00617ED2">
        <w:rPr>
          <w:rFonts w:ascii="Arial" w:hAnsi="Arial" w:cs="Arial"/>
          <w:sz w:val="24"/>
          <w:szCs w:val="24"/>
        </w:rPr>
        <w:t>Academia Lab. (2026). Eixo hipotalâmico -hipófise -adrenal. </w:t>
      </w:r>
      <w:proofErr w:type="spellStart"/>
      <w:r w:rsidRPr="00617ED2">
        <w:rPr>
          <w:rFonts w:ascii="Arial" w:hAnsi="Arial" w:cs="Arial"/>
          <w:i/>
          <w:iCs/>
          <w:sz w:val="24"/>
          <w:szCs w:val="24"/>
        </w:rPr>
        <w:t>Enciclopedia</w:t>
      </w:r>
      <w:proofErr w:type="spellEnd"/>
      <w:r w:rsidRPr="00617ED2">
        <w:rPr>
          <w:rFonts w:ascii="Arial" w:hAnsi="Arial" w:cs="Arial"/>
          <w:sz w:val="24"/>
          <w:szCs w:val="24"/>
        </w:rPr>
        <w:t xml:space="preserve">. Revisado </w:t>
      </w:r>
      <w:proofErr w:type="spellStart"/>
      <w:r w:rsidRPr="00617ED2">
        <w:rPr>
          <w:rFonts w:ascii="Arial" w:hAnsi="Arial" w:cs="Arial"/>
          <w:sz w:val="24"/>
          <w:szCs w:val="24"/>
        </w:rPr>
        <w:t>el</w:t>
      </w:r>
      <w:proofErr w:type="spellEnd"/>
      <w:r w:rsidRPr="00617ED2">
        <w:rPr>
          <w:rFonts w:ascii="Arial" w:hAnsi="Arial" w:cs="Arial"/>
          <w:sz w:val="24"/>
          <w:szCs w:val="24"/>
        </w:rPr>
        <w:t xml:space="preserve"> 4 de </w:t>
      </w:r>
      <w:proofErr w:type="spellStart"/>
      <w:r w:rsidRPr="00617ED2">
        <w:rPr>
          <w:rFonts w:ascii="Arial" w:hAnsi="Arial" w:cs="Arial"/>
          <w:sz w:val="24"/>
          <w:szCs w:val="24"/>
        </w:rPr>
        <w:t>mayo</w:t>
      </w:r>
      <w:proofErr w:type="spellEnd"/>
      <w:r w:rsidRPr="00617ED2">
        <w:rPr>
          <w:rFonts w:ascii="Arial" w:hAnsi="Arial" w:cs="Arial"/>
          <w:sz w:val="24"/>
          <w:szCs w:val="24"/>
        </w:rPr>
        <w:t xml:space="preserve"> </w:t>
      </w:r>
      <w:proofErr w:type="spellStart"/>
      <w:r w:rsidRPr="00617ED2">
        <w:rPr>
          <w:rFonts w:ascii="Arial" w:hAnsi="Arial" w:cs="Arial"/>
          <w:sz w:val="24"/>
          <w:szCs w:val="24"/>
        </w:rPr>
        <w:t>del</w:t>
      </w:r>
      <w:proofErr w:type="spellEnd"/>
      <w:r w:rsidRPr="00617ED2">
        <w:rPr>
          <w:rFonts w:ascii="Arial" w:hAnsi="Arial" w:cs="Arial"/>
          <w:sz w:val="24"/>
          <w:szCs w:val="24"/>
        </w:rPr>
        <w:t xml:space="preserve"> 2026. https://academia-lab.com/enciclop%C3%A9dia/eixo-hipotalamico-hipofise-adrenal/</w:t>
      </w:r>
    </w:p>
    <w:sectPr w:rsidR="00AA0273" w:rsidRPr="007A6452" w:rsidSect="00032B08">
      <w:pgSz w:w="11906" w:h="16838"/>
      <w:pgMar w:top="1701" w:right="1134"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B7FBE"/>
    <w:multiLevelType w:val="hybridMultilevel"/>
    <w:tmpl w:val="E5FC8796"/>
    <w:lvl w:ilvl="0" w:tplc="238ADB40">
      <w:start w:val="1"/>
      <w:numFmt w:val="bullet"/>
      <w:lvlText w:val="•"/>
      <w:lvlJc w:val="left"/>
      <w:pPr>
        <w:tabs>
          <w:tab w:val="num" w:pos="720"/>
        </w:tabs>
        <w:ind w:left="720" w:hanging="360"/>
      </w:pPr>
      <w:rPr>
        <w:rFonts w:ascii="Arial" w:hAnsi="Arial" w:hint="default"/>
      </w:rPr>
    </w:lvl>
    <w:lvl w:ilvl="1" w:tplc="C07625DC" w:tentative="1">
      <w:start w:val="1"/>
      <w:numFmt w:val="bullet"/>
      <w:lvlText w:val="•"/>
      <w:lvlJc w:val="left"/>
      <w:pPr>
        <w:tabs>
          <w:tab w:val="num" w:pos="1440"/>
        </w:tabs>
        <w:ind w:left="1440" w:hanging="360"/>
      </w:pPr>
      <w:rPr>
        <w:rFonts w:ascii="Arial" w:hAnsi="Arial" w:hint="default"/>
      </w:rPr>
    </w:lvl>
    <w:lvl w:ilvl="2" w:tplc="F050B4BE" w:tentative="1">
      <w:start w:val="1"/>
      <w:numFmt w:val="bullet"/>
      <w:lvlText w:val="•"/>
      <w:lvlJc w:val="left"/>
      <w:pPr>
        <w:tabs>
          <w:tab w:val="num" w:pos="2160"/>
        </w:tabs>
        <w:ind w:left="2160" w:hanging="360"/>
      </w:pPr>
      <w:rPr>
        <w:rFonts w:ascii="Arial" w:hAnsi="Arial" w:hint="default"/>
      </w:rPr>
    </w:lvl>
    <w:lvl w:ilvl="3" w:tplc="6CFC956E" w:tentative="1">
      <w:start w:val="1"/>
      <w:numFmt w:val="bullet"/>
      <w:lvlText w:val="•"/>
      <w:lvlJc w:val="left"/>
      <w:pPr>
        <w:tabs>
          <w:tab w:val="num" w:pos="2880"/>
        </w:tabs>
        <w:ind w:left="2880" w:hanging="360"/>
      </w:pPr>
      <w:rPr>
        <w:rFonts w:ascii="Arial" w:hAnsi="Arial" w:hint="default"/>
      </w:rPr>
    </w:lvl>
    <w:lvl w:ilvl="4" w:tplc="24622FDC" w:tentative="1">
      <w:start w:val="1"/>
      <w:numFmt w:val="bullet"/>
      <w:lvlText w:val="•"/>
      <w:lvlJc w:val="left"/>
      <w:pPr>
        <w:tabs>
          <w:tab w:val="num" w:pos="3600"/>
        </w:tabs>
        <w:ind w:left="3600" w:hanging="360"/>
      </w:pPr>
      <w:rPr>
        <w:rFonts w:ascii="Arial" w:hAnsi="Arial" w:hint="default"/>
      </w:rPr>
    </w:lvl>
    <w:lvl w:ilvl="5" w:tplc="54EA134A" w:tentative="1">
      <w:start w:val="1"/>
      <w:numFmt w:val="bullet"/>
      <w:lvlText w:val="•"/>
      <w:lvlJc w:val="left"/>
      <w:pPr>
        <w:tabs>
          <w:tab w:val="num" w:pos="4320"/>
        </w:tabs>
        <w:ind w:left="4320" w:hanging="360"/>
      </w:pPr>
      <w:rPr>
        <w:rFonts w:ascii="Arial" w:hAnsi="Arial" w:hint="default"/>
      </w:rPr>
    </w:lvl>
    <w:lvl w:ilvl="6" w:tplc="3C0AD508" w:tentative="1">
      <w:start w:val="1"/>
      <w:numFmt w:val="bullet"/>
      <w:lvlText w:val="•"/>
      <w:lvlJc w:val="left"/>
      <w:pPr>
        <w:tabs>
          <w:tab w:val="num" w:pos="5040"/>
        </w:tabs>
        <w:ind w:left="5040" w:hanging="360"/>
      </w:pPr>
      <w:rPr>
        <w:rFonts w:ascii="Arial" w:hAnsi="Arial" w:hint="default"/>
      </w:rPr>
    </w:lvl>
    <w:lvl w:ilvl="7" w:tplc="3C26CF60" w:tentative="1">
      <w:start w:val="1"/>
      <w:numFmt w:val="bullet"/>
      <w:lvlText w:val="•"/>
      <w:lvlJc w:val="left"/>
      <w:pPr>
        <w:tabs>
          <w:tab w:val="num" w:pos="5760"/>
        </w:tabs>
        <w:ind w:left="5760" w:hanging="360"/>
      </w:pPr>
      <w:rPr>
        <w:rFonts w:ascii="Arial" w:hAnsi="Arial" w:hint="default"/>
      </w:rPr>
    </w:lvl>
    <w:lvl w:ilvl="8" w:tplc="284A001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1477D44"/>
    <w:multiLevelType w:val="hybridMultilevel"/>
    <w:tmpl w:val="CCD472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27082376"/>
    <w:multiLevelType w:val="hybridMultilevel"/>
    <w:tmpl w:val="4D4A8100"/>
    <w:lvl w:ilvl="0" w:tplc="6672AB8C">
      <w:start w:val="1"/>
      <w:numFmt w:val="bullet"/>
      <w:lvlText w:val="●"/>
      <w:lvlJc w:val="left"/>
      <w:pPr>
        <w:ind w:left="720" w:hanging="360"/>
      </w:pPr>
    </w:lvl>
    <w:lvl w:ilvl="1" w:tplc="9AB6CC9C">
      <w:start w:val="1"/>
      <w:numFmt w:val="bullet"/>
      <w:lvlText w:val="○"/>
      <w:lvlJc w:val="left"/>
      <w:pPr>
        <w:ind w:left="1440" w:hanging="360"/>
      </w:pPr>
    </w:lvl>
    <w:lvl w:ilvl="2" w:tplc="02A83740">
      <w:start w:val="1"/>
      <w:numFmt w:val="bullet"/>
      <w:lvlText w:val="■"/>
      <w:lvlJc w:val="left"/>
      <w:pPr>
        <w:ind w:left="2160" w:hanging="360"/>
      </w:pPr>
    </w:lvl>
    <w:lvl w:ilvl="3" w:tplc="E30E4D30">
      <w:start w:val="1"/>
      <w:numFmt w:val="bullet"/>
      <w:lvlText w:val="●"/>
      <w:lvlJc w:val="left"/>
      <w:pPr>
        <w:ind w:left="2880" w:hanging="360"/>
      </w:pPr>
    </w:lvl>
    <w:lvl w:ilvl="4" w:tplc="8A429EE6">
      <w:start w:val="1"/>
      <w:numFmt w:val="bullet"/>
      <w:lvlText w:val="○"/>
      <w:lvlJc w:val="left"/>
      <w:pPr>
        <w:ind w:left="3600" w:hanging="360"/>
      </w:pPr>
    </w:lvl>
    <w:lvl w:ilvl="5" w:tplc="661CB134">
      <w:start w:val="1"/>
      <w:numFmt w:val="bullet"/>
      <w:lvlText w:val="■"/>
      <w:lvlJc w:val="left"/>
      <w:pPr>
        <w:ind w:left="4320" w:hanging="360"/>
      </w:pPr>
    </w:lvl>
    <w:lvl w:ilvl="6" w:tplc="B80E6DB4">
      <w:start w:val="1"/>
      <w:numFmt w:val="bullet"/>
      <w:lvlText w:val="●"/>
      <w:lvlJc w:val="left"/>
      <w:pPr>
        <w:ind w:left="5040" w:hanging="360"/>
      </w:pPr>
    </w:lvl>
    <w:lvl w:ilvl="7" w:tplc="0E9E38EA">
      <w:start w:val="1"/>
      <w:numFmt w:val="bullet"/>
      <w:lvlText w:val="●"/>
      <w:lvlJc w:val="left"/>
      <w:pPr>
        <w:ind w:left="5760" w:hanging="360"/>
      </w:pPr>
    </w:lvl>
    <w:lvl w:ilvl="8" w:tplc="BDF873CC">
      <w:start w:val="1"/>
      <w:numFmt w:val="bullet"/>
      <w:lvlText w:val="●"/>
      <w:lvlJc w:val="left"/>
      <w:pPr>
        <w:ind w:left="6480" w:hanging="360"/>
      </w:pPr>
    </w:lvl>
  </w:abstractNum>
  <w:abstractNum w:abstractNumId="3" w15:restartNumberingAfterBreak="0">
    <w:nsid w:val="4B942B0C"/>
    <w:multiLevelType w:val="hybridMultilevel"/>
    <w:tmpl w:val="32126AB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4EAA1DE9"/>
    <w:multiLevelType w:val="multilevel"/>
    <w:tmpl w:val="62826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2848370">
    <w:abstractNumId w:val="1"/>
  </w:num>
  <w:num w:numId="2" w16cid:durableId="1553347750">
    <w:abstractNumId w:val="4"/>
  </w:num>
  <w:num w:numId="3" w16cid:durableId="1829057047">
    <w:abstractNumId w:val="2"/>
    <w:lvlOverride w:ilvl="0">
      <w:startOverride w:val="1"/>
    </w:lvlOverride>
  </w:num>
  <w:num w:numId="4" w16cid:durableId="2063477113">
    <w:abstractNumId w:val="3"/>
  </w:num>
  <w:num w:numId="5" w16cid:durableId="468784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329"/>
    <w:rsid w:val="00000EBA"/>
    <w:rsid w:val="00017E0D"/>
    <w:rsid w:val="000273A4"/>
    <w:rsid w:val="000314BA"/>
    <w:rsid w:val="00032B08"/>
    <w:rsid w:val="00036FA7"/>
    <w:rsid w:val="000411D7"/>
    <w:rsid w:val="000539B1"/>
    <w:rsid w:val="000725C5"/>
    <w:rsid w:val="00075C99"/>
    <w:rsid w:val="00081897"/>
    <w:rsid w:val="00085D72"/>
    <w:rsid w:val="00087AB6"/>
    <w:rsid w:val="000B2723"/>
    <w:rsid w:val="000B719D"/>
    <w:rsid w:val="000C0683"/>
    <w:rsid w:val="000D1194"/>
    <w:rsid w:val="000D42A5"/>
    <w:rsid w:val="000D7C0A"/>
    <w:rsid w:val="000E1CFD"/>
    <w:rsid w:val="001065BE"/>
    <w:rsid w:val="00115831"/>
    <w:rsid w:val="0011684D"/>
    <w:rsid w:val="00116F40"/>
    <w:rsid w:val="001402F4"/>
    <w:rsid w:val="001475D6"/>
    <w:rsid w:val="00153BA4"/>
    <w:rsid w:val="0016027B"/>
    <w:rsid w:val="00174210"/>
    <w:rsid w:val="00175F87"/>
    <w:rsid w:val="001826BB"/>
    <w:rsid w:val="0018602E"/>
    <w:rsid w:val="00197EC8"/>
    <w:rsid w:val="001B7019"/>
    <w:rsid w:val="001C1705"/>
    <w:rsid w:val="001C3E79"/>
    <w:rsid w:val="001D251C"/>
    <w:rsid w:val="001E23DB"/>
    <w:rsid w:val="001E496C"/>
    <w:rsid w:val="001E7B4C"/>
    <w:rsid w:val="001F0034"/>
    <w:rsid w:val="001F606D"/>
    <w:rsid w:val="00213C68"/>
    <w:rsid w:val="00213FA0"/>
    <w:rsid w:val="0022277E"/>
    <w:rsid w:val="00226640"/>
    <w:rsid w:val="00232FFB"/>
    <w:rsid w:val="00251FC4"/>
    <w:rsid w:val="00253AFB"/>
    <w:rsid w:val="00277D23"/>
    <w:rsid w:val="00284F83"/>
    <w:rsid w:val="00286C4E"/>
    <w:rsid w:val="00294A3A"/>
    <w:rsid w:val="00295028"/>
    <w:rsid w:val="002A3F7B"/>
    <w:rsid w:val="002A56B8"/>
    <w:rsid w:val="002E0F97"/>
    <w:rsid w:val="002E1478"/>
    <w:rsid w:val="002E6D87"/>
    <w:rsid w:val="002F43DB"/>
    <w:rsid w:val="003068B1"/>
    <w:rsid w:val="00314FFC"/>
    <w:rsid w:val="00316746"/>
    <w:rsid w:val="00344329"/>
    <w:rsid w:val="003447E6"/>
    <w:rsid w:val="00344CE8"/>
    <w:rsid w:val="00355D6B"/>
    <w:rsid w:val="0036308C"/>
    <w:rsid w:val="00363311"/>
    <w:rsid w:val="0037248C"/>
    <w:rsid w:val="0037324C"/>
    <w:rsid w:val="00376695"/>
    <w:rsid w:val="003829C6"/>
    <w:rsid w:val="00396E4F"/>
    <w:rsid w:val="00397AFB"/>
    <w:rsid w:val="003A5A4B"/>
    <w:rsid w:val="003A7689"/>
    <w:rsid w:val="003B3109"/>
    <w:rsid w:val="003B54C2"/>
    <w:rsid w:val="003B6FDC"/>
    <w:rsid w:val="003C4BBC"/>
    <w:rsid w:val="003D4D1C"/>
    <w:rsid w:val="003F0BA7"/>
    <w:rsid w:val="003F0F58"/>
    <w:rsid w:val="003F5DE5"/>
    <w:rsid w:val="00400287"/>
    <w:rsid w:val="00424097"/>
    <w:rsid w:val="0044700A"/>
    <w:rsid w:val="00447940"/>
    <w:rsid w:val="00460AD7"/>
    <w:rsid w:val="00461FAD"/>
    <w:rsid w:val="004675E0"/>
    <w:rsid w:val="00472ED1"/>
    <w:rsid w:val="00482176"/>
    <w:rsid w:val="004844A2"/>
    <w:rsid w:val="00484B75"/>
    <w:rsid w:val="004857E8"/>
    <w:rsid w:val="004904FE"/>
    <w:rsid w:val="00493FEC"/>
    <w:rsid w:val="00495F01"/>
    <w:rsid w:val="004A098B"/>
    <w:rsid w:val="004D02EA"/>
    <w:rsid w:val="004D6E84"/>
    <w:rsid w:val="005034D1"/>
    <w:rsid w:val="00544EDE"/>
    <w:rsid w:val="00552BD2"/>
    <w:rsid w:val="00561FBF"/>
    <w:rsid w:val="00567BAF"/>
    <w:rsid w:val="005711AE"/>
    <w:rsid w:val="0057267E"/>
    <w:rsid w:val="005A28F5"/>
    <w:rsid w:val="005C3056"/>
    <w:rsid w:val="005E2FAC"/>
    <w:rsid w:val="005E52DB"/>
    <w:rsid w:val="005F62DC"/>
    <w:rsid w:val="006012A0"/>
    <w:rsid w:val="00616091"/>
    <w:rsid w:val="00617ED2"/>
    <w:rsid w:val="00622D79"/>
    <w:rsid w:val="00627F0E"/>
    <w:rsid w:val="00640BDC"/>
    <w:rsid w:val="00643941"/>
    <w:rsid w:val="0066109C"/>
    <w:rsid w:val="00666BF7"/>
    <w:rsid w:val="00676BB4"/>
    <w:rsid w:val="0068121B"/>
    <w:rsid w:val="006843DE"/>
    <w:rsid w:val="006A1347"/>
    <w:rsid w:val="006A6838"/>
    <w:rsid w:val="006F31A6"/>
    <w:rsid w:val="007071A2"/>
    <w:rsid w:val="007326F8"/>
    <w:rsid w:val="00752BF5"/>
    <w:rsid w:val="007640E0"/>
    <w:rsid w:val="00767E63"/>
    <w:rsid w:val="00787711"/>
    <w:rsid w:val="007A1628"/>
    <w:rsid w:val="007A16A1"/>
    <w:rsid w:val="007A6452"/>
    <w:rsid w:val="007A7287"/>
    <w:rsid w:val="007B014F"/>
    <w:rsid w:val="007B0D95"/>
    <w:rsid w:val="007D3E95"/>
    <w:rsid w:val="007E0459"/>
    <w:rsid w:val="007E06D1"/>
    <w:rsid w:val="007E47AD"/>
    <w:rsid w:val="007F1908"/>
    <w:rsid w:val="007F4B2B"/>
    <w:rsid w:val="008179FC"/>
    <w:rsid w:val="00817FC2"/>
    <w:rsid w:val="0083067B"/>
    <w:rsid w:val="00840709"/>
    <w:rsid w:val="00840EB6"/>
    <w:rsid w:val="00842C04"/>
    <w:rsid w:val="008472B6"/>
    <w:rsid w:val="0088335B"/>
    <w:rsid w:val="00896646"/>
    <w:rsid w:val="008972FF"/>
    <w:rsid w:val="008A4F6A"/>
    <w:rsid w:val="008A666C"/>
    <w:rsid w:val="008B10BE"/>
    <w:rsid w:val="008B3117"/>
    <w:rsid w:val="008B69E0"/>
    <w:rsid w:val="008C6A6C"/>
    <w:rsid w:val="008E1746"/>
    <w:rsid w:val="008E6910"/>
    <w:rsid w:val="00904942"/>
    <w:rsid w:val="009226EE"/>
    <w:rsid w:val="00930761"/>
    <w:rsid w:val="009323F5"/>
    <w:rsid w:val="00933C01"/>
    <w:rsid w:val="00933F14"/>
    <w:rsid w:val="00934147"/>
    <w:rsid w:val="00935352"/>
    <w:rsid w:val="00945E82"/>
    <w:rsid w:val="00957FCA"/>
    <w:rsid w:val="0096079C"/>
    <w:rsid w:val="00975D4C"/>
    <w:rsid w:val="00981BE8"/>
    <w:rsid w:val="00987F41"/>
    <w:rsid w:val="009A2723"/>
    <w:rsid w:val="009A41E7"/>
    <w:rsid w:val="009C654F"/>
    <w:rsid w:val="009C6551"/>
    <w:rsid w:val="009D5FFA"/>
    <w:rsid w:val="009D6BF0"/>
    <w:rsid w:val="009E016B"/>
    <w:rsid w:val="009E776E"/>
    <w:rsid w:val="009F6BF7"/>
    <w:rsid w:val="00A00599"/>
    <w:rsid w:val="00A06762"/>
    <w:rsid w:val="00A17F62"/>
    <w:rsid w:val="00A2530C"/>
    <w:rsid w:val="00A27564"/>
    <w:rsid w:val="00A3678B"/>
    <w:rsid w:val="00A41945"/>
    <w:rsid w:val="00A41CB9"/>
    <w:rsid w:val="00A459B6"/>
    <w:rsid w:val="00A50753"/>
    <w:rsid w:val="00A559B8"/>
    <w:rsid w:val="00A55D70"/>
    <w:rsid w:val="00A56187"/>
    <w:rsid w:val="00A56754"/>
    <w:rsid w:val="00A74711"/>
    <w:rsid w:val="00A7552F"/>
    <w:rsid w:val="00A822DF"/>
    <w:rsid w:val="00A834B7"/>
    <w:rsid w:val="00A8383E"/>
    <w:rsid w:val="00A847CA"/>
    <w:rsid w:val="00A85003"/>
    <w:rsid w:val="00A9389D"/>
    <w:rsid w:val="00AA0273"/>
    <w:rsid w:val="00AA4057"/>
    <w:rsid w:val="00AB13D7"/>
    <w:rsid w:val="00AB7D72"/>
    <w:rsid w:val="00AE2A70"/>
    <w:rsid w:val="00AE72FB"/>
    <w:rsid w:val="00AE7B3A"/>
    <w:rsid w:val="00B126A8"/>
    <w:rsid w:val="00B14336"/>
    <w:rsid w:val="00B324EF"/>
    <w:rsid w:val="00B40DA6"/>
    <w:rsid w:val="00B40F21"/>
    <w:rsid w:val="00B41B8A"/>
    <w:rsid w:val="00B4609D"/>
    <w:rsid w:val="00B50207"/>
    <w:rsid w:val="00B50CE5"/>
    <w:rsid w:val="00B534FE"/>
    <w:rsid w:val="00B55889"/>
    <w:rsid w:val="00B9285E"/>
    <w:rsid w:val="00BA0AFE"/>
    <w:rsid w:val="00BA2452"/>
    <w:rsid w:val="00BB57E3"/>
    <w:rsid w:val="00BC434C"/>
    <w:rsid w:val="00BE37B2"/>
    <w:rsid w:val="00BF54BA"/>
    <w:rsid w:val="00C00344"/>
    <w:rsid w:val="00C022A4"/>
    <w:rsid w:val="00C077F7"/>
    <w:rsid w:val="00C1011C"/>
    <w:rsid w:val="00C11143"/>
    <w:rsid w:val="00C23AB1"/>
    <w:rsid w:val="00C42D90"/>
    <w:rsid w:val="00C55551"/>
    <w:rsid w:val="00C63F11"/>
    <w:rsid w:val="00C91A15"/>
    <w:rsid w:val="00C967BB"/>
    <w:rsid w:val="00C96AC3"/>
    <w:rsid w:val="00CA11F3"/>
    <w:rsid w:val="00CA5EFE"/>
    <w:rsid w:val="00CB1C58"/>
    <w:rsid w:val="00CF26E3"/>
    <w:rsid w:val="00CF71C7"/>
    <w:rsid w:val="00D16D30"/>
    <w:rsid w:val="00D21E67"/>
    <w:rsid w:val="00D32F04"/>
    <w:rsid w:val="00D343EE"/>
    <w:rsid w:val="00D35DA4"/>
    <w:rsid w:val="00D36D88"/>
    <w:rsid w:val="00D37C02"/>
    <w:rsid w:val="00D56E3C"/>
    <w:rsid w:val="00D61920"/>
    <w:rsid w:val="00D7291C"/>
    <w:rsid w:val="00D8305C"/>
    <w:rsid w:val="00D832D4"/>
    <w:rsid w:val="00D87403"/>
    <w:rsid w:val="00DA4676"/>
    <w:rsid w:val="00DB2CB3"/>
    <w:rsid w:val="00DB40DF"/>
    <w:rsid w:val="00DD5F95"/>
    <w:rsid w:val="00DE75A4"/>
    <w:rsid w:val="00DF07CF"/>
    <w:rsid w:val="00DF36A2"/>
    <w:rsid w:val="00E03845"/>
    <w:rsid w:val="00E159CC"/>
    <w:rsid w:val="00E20217"/>
    <w:rsid w:val="00E23848"/>
    <w:rsid w:val="00E241B8"/>
    <w:rsid w:val="00E332BF"/>
    <w:rsid w:val="00E532E3"/>
    <w:rsid w:val="00E573D4"/>
    <w:rsid w:val="00E61700"/>
    <w:rsid w:val="00E62664"/>
    <w:rsid w:val="00E7314E"/>
    <w:rsid w:val="00E752C3"/>
    <w:rsid w:val="00E75C67"/>
    <w:rsid w:val="00E807E7"/>
    <w:rsid w:val="00E91192"/>
    <w:rsid w:val="00EB18C8"/>
    <w:rsid w:val="00EB3144"/>
    <w:rsid w:val="00EC1471"/>
    <w:rsid w:val="00EC2A9D"/>
    <w:rsid w:val="00ED2A93"/>
    <w:rsid w:val="00EE18FF"/>
    <w:rsid w:val="00EE2C7B"/>
    <w:rsid w:val="00EF2442"/>
    <w:rsid w:val="00F06F09"/>
    <w:rsid w:val="00F10959"/>
    <w:rsid w:val="00F20FF9"/>
    <w:rsid w:val="00F31305"/>
    <w:rsid w:val="00F44FBC"/>
    <w:rsid w:val="00F542FC"/>
    <w:rsid w:val="00F554A1"/>
    <w:rsid w:val="00F57567"/>
    <w:rsid w:val="00F57F16"/>
    <w:rsid w:val="00F672F5"/>
    <w:rsid w:val="00F76902"/>
    <w:rsid w:val="00F76A35"/>
    <w:rsid w:val="00F76AB4"/>
    <w:rsid w:val="00F77DCC"/>
    <w:rsid w:val="00F8643B"/>
    <w:rsid w:val="00F91775"/>
    <w:rsid w:val="00FA018E"/>
    <w:rsid w:val="00FA1550"/>
    <w:rsid w:val="00FA6051"/>
    <w:rsid w:val="00FB0E68"/>
    <w:rsid w:val="00FB12D8"/>
    <w:rsid w:val="00FB15AB"/>
    <w:rsid w:val="00FB7D24"/>
    <w:rsid w:val="00FD0658"/>
    <w:rsid w:val="00FD1325"/>
    <w:rsid w:val="00FD1D52"/>
    <w:rsid w:val="00FE1B67"/>
    <w:rsid w:val="00FF59E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862DE"/>
  <w15:docId w15:val="{B8F61AB0-AD30-45ED-BC3D-AEE9B5743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character" w:styleId="Refdenotadefim">
    <w:name w:val="endnote reference"/>
    <w:uiPriority w:val="99"/>
    <w:semiHidden/>
    <w:unhideWhenUsed/>
    <w:rPr>
      <w:vertAlign w:val="superscript"/>
    </w:rPr>
  </w:style>
  <w:style w:type="character" w:styleId="MenoPendente">
    <w:name w:val="Unresolved Mention"/>
    <w:basedOn w:val="Fontepargpadro"/>
    <w:uiPriority w:val="99"/>
    <w:semiHidden/>
    <w:unhideWhenUsed/>
    <w:rsid w:val="00A27564"/>
    <w:rPr>
      <w:color w:val="605E5C"/>
      <w:shd w:val="clear" w:color="auto" w:fill="E1DFDD"/>
    </w:rPr>
  </w:style>
  <w:style w:type="character" w:styleId="HiperlinkVisitado">
    <w:name w:val="FollowedHyperlink"/>
    <w:basedOn w:val="Fontepargpadro"/>
    <w:uiPriority w:val="99"/>
    <w:semiHidden/>
    <w:unhideWhenUsed/>
    <w:rsid w:val="00A17F62"/>
    <w:rPr>
      <w:color w:val="96607D" w:themeColor="followedHyperlink"/>
      <w:u w:val="single"/>
    </w:rPr>
  </w:style>
  <w:style w:type="character" w:customStyle="1" w:styleId="TextodenotaderodapChar">
    <w:name w:val="Texto de nota de rodapé Char"/>
    <w:uiPriority w:val="99"/>
    <w:semiHidden/>
    <w:unhideWhenUsed/>
    <w:rsid w:val="0088335B"/>
    <w:rPr>
      <w:sz w:val="20"/>
      <w:szCs w:val="20"/>
    </w:rPr>
  </w:style>
  <w:style w:type="character" w:customStyle="1" w:styleId="TextodenotadefimChar">
    <w:name w:val="Texto de nota de fim Char"/>
    <w:uiPriority w:val="99"/>
    <w:semiHidden/>
    <w:unhideWhenUsed/>
    <w:rsid w:val="0088335B"/>
    <w:rPr>
      <w:sz w:val="20"/>
      <w:szCs w:val="20"/>
    </w:rPr>
  </w:style>
  <w:style w:type="character" w:customStyle="1" w:styleId="TextosemFormataoChar">
    <w:name w:val="Texto sem Formatação Char"/>
    <w:basedOn w:val="Fontepargpadro"/>
    <w:uiPriority w:val="99"/>
    <w:rsid w:val="0088335B"/>
    <w:rPr>
      <w:rFonts w:ascii="Consolas" w:eastAsiaTheme="minorHAnsi" w:hAnsi="Consolas" w:cstheme="minorBidi"/>
      <w:kern w:val="2"/>
      <w:sz w:val="21"/>
      <w:szCs w:val="21"/>
      <w:lang w:eastAsia="en-US"/>
      <w14:ligatures w14:val="standardContextual"/>
    </w:rPr>
  </w:style>
  <w:style w:type="paragraph" w:styleId="NormalWeb">
    <w:name w:val="Normal (Web)"/>
    <w:basedOn w:val="Normal"/>
    <w:uiPriority w:val="99"/>
    <w:semiHidden/>
    <w:unhideWhenUsed/>
    <w:rsid w:val="006F31A6"/>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cbi.nlm.nih.gov/pmc/articles/PMC2825337/" TargetMode="External"/><Relationship Id="rId18" Type="http://schemas.openxmlformats.org/officeDocument/2006/relationships/hyperlink" Target="https://pubmed.ncbi.nlm.nih.gov/38353184/" TargetMode="External"/><Relationship Id="rId26" Type="http://schemas.openxmlformats.org/officeDocument/2006/relationships/hyperlink" Target="https://ncbi.nlm.nih.gov/pmc/articles/PMC5315033/" TargetMode="External"/><Relationship Id="rId39" Type="http://schemas.openxmlformats.org/officeDocument/2006/relationships/hyperlink" Target="https://ncbi.nlm.nih.gov/pmc/articles/PMC2825337/" TargetMode="External"/><Relationship Id="rId21" Type="http://schemas.openxmlformats.org/officeDocument/2006/relationships/hyperlink" Target="https://www.mdpi.com/2227-9059/13/6/1379" TargetMode="External"/><Relationship Id="rId34" Type="http://schemas.openxmlformats.org/officeDocument/2006/relationships/hyperlink" Target="https://www.frontiersin.org/journals/psychiatry/articles/10.3389/fpsyt.2025.1705957/full" TargetMode="External"/><Relationship Id="rId42" Type="http://schemas.openxmlformats.org/officeDocument/2006/relationships/hyperlink" Target="https://ncbi.nlm.nih.gov/pmc/articles/PMC9805541/" TargetMode="External"/><Relationship Id="rId47" Type="http://schemas.openxmlformats.org/officeDocument/2006/relationships/hyperlink" Target="https://ncbi.nlm.nih.gov/pmc/articles/PMC4367209/" TargetMode="External"/><Relationship Id="rId50" Type="http://schemas.openxmlformats.org/officeDocument/2006/relationships/hyperlink" Target="https://ncbi.nlm.nih.gov/pmc/articles/PMC4604320/" TargetMode="External"/><Relationship Id="rId55" Type="http://schemas.openxmlformats.org/officeDocument/2006/relationships/hyperlink" Target="https://link.springer.com/article/10.1007/s00403-024-03088-9"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ncbi.nlm.nih.gov/pmc/articles/PMC5292330/" TargetMode="External"/><Relationship Id="rId29" Type="http://schemas.openxmlformats.org/officeDocument/2006/relationships/hyperlink" Target="https://www.edoj.org.eg/vol006/0602/005/01.htm" TargetMode="External"/><Relationship Id="rId11" Type="http://schemas.openxmlformats.org/officeDocument/2006/relationships/hyperlink" Target="https://www.frontiersin.org/journals/psychiatry/articles/10.3389/fpsyt.2025.1705957/full" TargetMode="External"/><Relationship Id="rId24" Type="http://schemas.openxmlformats.org/officeDocument/2006/relationships/hyperlink" Target="https://pubmed.ncbi.nlm.nih.gov/11641256/" TargetMode="External"/><Relationship Id="rId32" Type="http://schemas.openxmlformats.org/officeDocument/2006/relationships/hyperlink" Target="https://pubmed.ncbi.nlm.nih.gov/27974920/" TargetMode="External"/><Relationship Id="rId37" Type="http://schemas.openxmlformats.org/officeDocument/2006/relationships/hyperlink" Target="https://ncbi.nlm.nih.gov/pmc/articles/PMC5471101/" TargetMode="External"/><Relationship Id="rId40" Type="http://schemas.openxmlformats.org/officeDocument/2006/relationships/hyperlink" Target="https://www.frontiersin.org/journals/microbiology/articles/10.3389/fmicb.2025.1552630/full" TargetMode="External"/><Relationship Id="rId45" Type="http://schemas.openxmlformats.org/officeDocument/2006/relationships/hyperlink" Target="https://ncbi.nlm.nih.gov/pmc/articles/PMC5292330/" TargetMode="External"/><Relationship Id="rId53" Type="http://schemas.openxmlformats.org/officeDocument/2006/relationships/hyperlink" Target="https://ncbi.nlm.nih.gov/pmc/articles/PMC5315033/" TargetMode="External"/><Relationship Id="rId58" Type="http://schemas.openxmlformats.org/officeDocument/2006/relationships/fontTable" Target="fontTable.xml"/><Relationship Id="rId5" Type="http://schemas.openxmlformats.org/officeDocument/2006/relationships/numbering" Target="numbering.xml"/><Relationship Id="rId19" Type="http://schemas.openxmlformats.org/officeDocument/2006/relationships/hyperlink" Target="https://ncbi.nlm.nih.gov/pmc/articles/PMC6974438/" TargetMode="External"/><Relationship Id="rId4" Type="http://schemas.openxmlformats.org/officeDocument/2006/relationships/customXml" Target="../customXml/item4.xml"/><Relationship Id="rId9" Type="http://schemas.openxmlformats.org/officeDocument/2006/relationships/hyperlink" Target="https://pubmed.ncbi.nlm.nih.gov/27974920/" TargetMode="External"/><Relationship Id="rId14" Type="http://schemas.openxmlformats.org/officeDocument/2006/relationships/hyperlink" Target="https://www.frontiersin.org/journals/microbiology/articles/10.3389/fmicb.2025.1552630/full" TargetMode="External"/><Relationship Id="rId22" Type="http://schemas.openxmlformats.org/officeDocument/2006/relationships/hyperlink" Target="https://ncbi.nlm.nih.gov/pmc/articles/PMC6830027/" TargetMode="External"/><Relationship Id="rId27" Type="http://schemas.openxmlformats.org/officeDocument/2006/relationships/hyperlink" Target="https://www.mdpi.com/1422-0067/22/9/4361" TargetMode="External"/><Relationship Id="rId30" Type="http://schemas.openxmlformats.org/officeDocument/2006/relationships/hyperlink" Target="https://pubmed.ncbi.nlm.nih.gov/31032783/" TargetMode="External"/><Relationship Id="rId35" Type="http://schemas.openxmlformats.org/officeDocument/2006/relationships/hyperlink" Target="https://journals.lww.com/revmedmicrobiol/abstract/2022/01000/extragastric_infection_of_helicobacter_pylori_and.25.aspx" TargetMode="External"/><Relationship Id="rId43" Type="http://schemas.openxmlformats.org/officeDocument/2006/relationships/hyperlink" Target="https://www.sciencedirect.com/science/article/pii/S0022202X15304942" TargetMode="External"/><Relationship Id="rId48" Type="http://schemas.openxmlformats.org/officeDocument/2006/relationships/hyperlink" Target="https://pubmed.ncbi.nlm.nih.gov/38353184/" TargetMode="External"/><Relationship Id="rId56" Type="http://schemas.openxmlformats.org/officeDocument/2006/relationships/hyperlink" Target="https://scienceon.kisti.re.kr/srch/selectPORSrchArticle.do?cn=NART135765203" TargetMode="External"/><Relationship Id="rId8" Type="http://schemas.openxmlformats.org/officeDocument/2006/relationships/webSettings" Target="webSettings.xml"/><Relationship Id="rId51" Type="http://schemas.openxmlformats.org/officeDocument/2006/relationships/hyperlink" Target="https://pubmed.ncbi.nlm.nih.gov/11641256/" TargetMode="External"/><Relationship Id="rId3" Type="http://schemas.openxmlformats.org/officeDocument/2006/relationships/customXml" Target="../customXml/item3.xml"/><Relationship Id="rId12" Type="http://schemas.openxmlformats.org/officeDocument/2006/relationships/hyperlink" Target="https://www.wjgnet.com/2220-3206/full/v14/i10/1437.htm" TargetMode="External"/><Relationship Id="rId17" Type="http://schemas.openxmlformats.org/officeDocument/2006/relationships/hyperlink" Target="https://ncbi.nlm.nih.gov/pmc/articles/PMC4367209/" TargetMode="External"/><Relationship Id="rId25" Type="http://schemas.openxmlformats.org/officeDocument/2006/relationships/hyperlink" Target="https://ncbi.nlm.nih.gov/pmc/articles/PMC1618553/" TargetMode="External"/><Relationship Id="rId33" Type="http://schemas.openxmlformats.org/officeDocument/2006/relationships/hyperlink" Target="https://www.wjgnet.com/2220-3206/full/v14/i10/1437.htm" TargetMode="External"/><Relationship Id="rId38" Type="http://schemas.openxmlformats.org/officeDocument/2006/relationships/hyperlink" Target="https://ncbi.nlm.nih.gov/pmc/articles/PMC3925859/" TargetMode="External"/><Relationship Id="rId46" Type="http://schemas.openxmlformats.org/officeDocument/2006/relationships/hyperlink" Target="https://pubmed.ncbi.nlm.nih.gov/22105725/" TargetMode="External"/><Relationship Id="rId59" Type="http://schemas.openxmlformats.org/officeDocument/2006/relationships/theme" Target="theme/theme1.xml"/><Relationship Id="rId20" Type="http://schemas.openxmlformats.org/officeDocument/2006/relationships/hyperlink" Target="https://www.frontiersin.org/journals/microbiology/articles/10.3389/fmicb.2023.1281660/full" TargetMode="External"/><Relationship Id="rId41" Type="http://schemas.openxmlformats.org/officeDocument/2006/relationships/hyperlink" Target="https://pmc.ncbi.nlm.nih.gov/articles/PMC8928181/" TargetMode="External"/><Relationship Id="rId54" Type="http://schemas.openxmlformats.org/officeDocument/2006/relationships/hyperlink" Target="https://www.jkslms.or.kr/journal/view.html?uid=67&amp;vmd=Full"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ncbi.nlm.nih.gov/pmc/articles/PMC3794208/" TargetMode="External"/><Relationship Id="rId23" Type="http://schemas.openxmlformats.org/officeDocument/2006/relationships/hyperlink" Target="https://www.sciencedirect.com/science/article/abs/pii/S0002944010624480" TargetMode="External"/><Relationship Id="rId28" Type="http://schemas.openxmlformats.org/officeDocument/2006/relationships/hyperlink" Target="https://pmc.ncbi.nlm.nih.gov/articles/PMC8122395/" TargetMode="External"/><Relationship Id="rId36" Type="http://schemas.openxmlformats.org/officeDocument/2006/relationships/hyperlink" Target="https://ncbi.nlm.nih.gov/pmc/articles/PMC3158418/" TargetMode="External"/><Relationship Id="rId49" Type="http://schemas.openxmlformats.org/officeDocument/2006/relationships/hyperlink" Target="https://ncbi.nlm.nih.gov/pmc/articles/PMC6974438/" TargetMode="External"/><Relationship Id="rId57" Type="http://schemas.openxmlformats.org/officeDocument/2006/relationships/hyperlink" Target="https://pmc.ncbi.nlm.nih.gov/articles/PMC9122275/" TargetMode="External"/><Relationship Id="rId10" Type="http://schemas.openxmlformats.org/officeDocument/2006/relationships/hyperlink" Target="https://ncbi.nlm.nih.gov/pmc/articles/PMC5152608/" TargetMode="External"/><Relationship Id="rId31" Type="http://schemas.openxmlformats.org/officeDocument/2006/relationships/hyperlink" Target="https://www.jkslms.or.kr/journal/view.html?uid=67&amp;vmd=Full" TargetMode="External"/><Relationship Id="rId44" Type="http://schemas.openxmlformats.org/officeDocument/2006/relationships/hyperlink" Target="https://ncbi.nlm.nih.gov/pmc/articles/PMC3794208/" TargetMode="External"/><Relationship Id="rId52" Type="http://schemas.openxmlformats.org/officeDocument/2006/relationships/hyperlink" Target="https://ncbi.nlm.nih.gov/pmc/articles/PMC1618553/"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92d5955-eb57-4cb8-ba1f-9717d493706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A41C909590DE834F901CE1DFDBC2E5DC" ma:contentTypeVersion="15" ma:contentTypeDescription="Crie um novo documento." ma:contentTypeScope="" ma:versionID="45e016b52e595769af1e931cfce2aa6c">
  <xsd:schema xmlns:xsd="http://www.w3.org/2001/XMLSchema" xmlns:xs="http://www.w3.org/2001/XMLSchema" xmlns:p="http://schemas.microsoft.com/office/2006/metadata/properties" xmlns:ns3="05d5baed-63e5-47a2-92ef-ac7e544b6e27" xmlns:ns4="a92d5955-eb57-4cb8-ba1f-9717d4937064" targetNamespace="http://schemas.microsoft.com/office/2006/metadata/properties" ma:root="true" ma:fieldsID="2ee2a14f829f164e861c43daac053d2d" ns3:_="" ns4:_="">
    <xsd:import namespace="05d5baed-63e5-47a2-92ef-ac7e544b6e27"/>
    <xsd:import namespace="a92d5955-eb57-4cb8-ba1f-9717d493706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d5baed-63e5-47a2-92ef-ac7e544b6e27"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SharingHintHash" ma:index="10" nillable="true" ma:displayName="Hash de Dica de Compartilhamento"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2d5955-eb57-4cb8-ba1f-9717d493706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C4D9B5-3F14-4089-98ED-EE62C67F0AEE}">
  <ds:schemaRefs>
    <ds:schemaRef ds:uri="http://schemas.microsoft.com/office/2006/metadata/properties"/>
    <ds:schemaRef ds:uri="http://schemas.microsoft.com/office/infopath/2007/PartnerControls"/>
    <ds:schemaRef ds:uri="a92d5955-eb57-4cb8-ba1f-9717d4937064"/>
  </ds:schemaRefs>
</ds:datastoreItem>
</file>

<file path=customXml/itemProps2.xml><?xml version="1.0" encoding="utf-8"?>
<ds:datastoreItem xmlns:ds="http://schemas.openxmlformats.org/officeDocument/2006/customXml" ds:itemID="{43F9AAD2-3BD0-46DB-A2DC-09A9462290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d5baed-63e5-47a2-92ef-ac7e544b6e27"/>
    <ds:schemaRef ds:uri="a92d5955-eb57-4cb8-ba1f-9717d49370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221B614-AC41-4D9B-927E-059D8B653164}">
  <ds:schemaRefs>
    <ds:schemaRef ds:uri="http://schemas.microsoft.com/sharepoint/v3/contenttype/forms"/>
  </ds:schemaRefs>
</ds:datastoreItem>
</file>

<file path=customXml/itemProps4.xml><?xml version="1.0" encoding="utf-8"?>
<ds:datastoreItem xmlns:ds="http://schemas.openxmlformats.org/officeDocument/2006/customXml" ds:itemID="{A49D1EF4-1447-43C5-AF46-00647E61F3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2093</TotalTime>
  <Pages>23</Pages>
  <Words>5067</Words>
  <Characters>32888</Characters>
  <Application>Microsoft Office Word</Application>
  <DocSecurity>0</DocSecurity>
  <Lines>734</Lines>
  <Paragraphs>198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Elson Vinicius de Souza Lopes</cp:lastModifiedBy>
  <cp:revision>240</cp:revision>
  <cp:lastPrinted>2026-04-06T14:03:00Z</cp:lastPrinted>
  <dcterms:created xsi:type="dcterms:W3CDTF">2026-04-22T13:21:00Z</dcterms:created>
  <dcterms:modified xsi:type="dcterms:W3CDTF">2026-06-15T18:39:00Z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0x010100A41C909590DE834F901CE1DFDBC2E5DC</vt:lpwstr>
  </property>
</Properties>
</file>